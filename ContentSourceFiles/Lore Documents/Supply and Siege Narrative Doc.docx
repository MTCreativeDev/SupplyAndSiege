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bqz7w29b8h0l" w:id="0"/>
      <w:bookmarkEnd w:id="0"/>
      <w:r w:rsidDel="00000000" w:rsidR="00000000" w:rsidRPr="00000000">
        <w:rPr>
          <w:rtl w:val="0"/>
        </w:rPr>
        <w:t xml:space="preserve">Plot Summary </w:t>
      </w:r>
    </w:p>
    <w:p w:rsidR="00000000" w:rsidDel="00000000" w:rsidP="00000000" w:rsidRDefault="00000000" w:rsidRPr="00000000" w14:paraId="00000002">
      <w:pPr>
        <w:rPr/>
      </w:pPr>
      <w:r w:rsidDel="00000000" w:rsidR="00000000" w:rsidRPr="00000000">
        <w:rPr>
          <w:rtl w:val="0"/>
        </w:rPr>
        <w:t xml:space="preserve">Our world, </w:t>
      </w:r>
      <w:commentRangeStart w:id="0"/>
      <w:r w:rsidDel="00000000" w:rsidR="00000000" w:rsidRPr="00000000">
        <w:rPr>
          <w:rtl w:val="0"/>
        </w:rPr>
        <w:t xml:space="preserve">Fissura</w:t>
      </w:r>
      <w:commentRangeEnd w:id="0"/>
      <w:r w:rsidDel="00000000" w:rsidR="00000000" w:rsidRPr="00000000">
        <w:commentReference w:id="0"/>
      </w:r>
      <w:r w:rsidDel="00000000" w:rsidR="00000000" w:rsidRPr="00000000">
        <w:rPr>
          <w:rtl w:val="0"/>
        </w:rPr>
        <w:t xml:space="preserve">, is held up by </w:t>
      </w:r>
      <w:r w:rsidDel="00000000" w:rsidR="00000000" w:rsidRPr="00000000">
        <w:rPr>
          <w:rtl w:val="0"/>
        </w:rPr>
        <w:t xml:space="preserve">Caelium. In all of our islands, rich deposits of Caelium fuel the magic that keeps us afloat, that gives us strength. For eons, our people have flown through the aether together, always apart, yet always interconnected. Each island became its own nation, with its own kingdoms and its own societies. And for eons, we only knew peace. But eventually we discovered a problem: our supply of Caelium is finite. Millenia of overuse has seen the crystals lose their potency, and while they used to multiply and grow in the underground like weeds, new Caelium deposits haven’t been seen in years. At first, we tried to maintain balance. But the kingdoms had grown too large, and there were too many people to keep afloat. It wasn’t long before our people started to turn on each other. The smaller nations were quickly invaded and stripped of Caelium, the inhabitants left to plummet into the unknown abyss below us. Once pacifistic societies turned into colonizers and warmongers, seizing anything in front of them. Life has become a constant battle for survival, a desperate fight to be the last island left, to stockpile enough Caelium to live just long enough to outlast everyone else, before we inevitably fall as well. These are the last days of Fissura. The Caelium War has begun.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pStyle w:val="Heading3"/>
        <w:rPr/>
      </w:pPr>
      <w:bookmarkStart w:colFirst="0" w:colLast="0" w:name="_qmiq6n63wnaa" w:id="1"/>
      <w:bookmarkEnd w:id="1"/>
      <w:r w:rsidDel="00000000" w:rsidR="00000000" w:rsidRPr="00000000">
        <w:rPr>
          <w:rtl w:val="0"/>
        </w:rPr>
        <w:t xml:space="preserve">Potential Factions</w:t>
      </w:r>
    </w:p>
    <w:p w:rsidR="00000000" w:rsidDel="00000000" w:rsidP="00000000" w:rsidRDefault="00000000" w:rsidRPr="00000000" w14:paraId="00000006">
      <w:pPr>
        <w:numPr>
          <w:ilvl w:val="0"/>
          <w:numId w:val="1"/>
        </w:numPr>
        <w:ind w:left="720" w:hanging="360"/>
        <w:rPr>
          <w:b w:val="1"/>
          <w:bCs w:val="1"/>
        </w:rPr>
      </w:pPr>
      <w:commentRangeStart w:id="1"/>
      <w:r w:rsidDel="00000000" w:rsidR="00000000" w:rsidRPr="00000000">
        <w:rPr>
          <w:b w:val="1"/>
          <w:bCs w:val="1"/>
          <w:rtl w:val="0"/>
        </w:rPr>
        <w:t xml:space="preserve">Agrestia (Player faction)</w:t>
      </w:r>
      <w:r w:rsidDel="00000000" w:rsidR="00000000" w:rsidRPr="00000000">
        <w:rPr>
          <w:rtl w:val="0"/>
        </w:rPr>
        <w:t xml:space="preserve"> </w:t>
      </w:r>
      <w:commentRangeEnd w:id="1"/>
      <w:r w:rsidDel="00000000" w:rsidR="00000000" w:rsidRPr="00000000">
        <w:commentReference w:id="1"/>
      </w:r>
      <w:r w:rsidDel="00000000" w:rsidR="00000000" w:rsidRPr="00000000">
        <w:rPr>
          <w:rtl w:val="0"/>
        </w:rPr>
        <w:t xml:space="preserve">-  Before the Caelium War began, we were a simple people, focused on nothing more than agriculture. We had been blessed to live on </w:t>
      </w:r>
      <w:commentRangeStart w:id="2"/>
      <w:r w:rsidDel="00000000" w:rsidR="00000000" w:rsidRPr="00000000">
        <w:rPr>
          <w:rtl w:val="0"/>
        </w:rPr>
        <w:t xml:space="preserve">Insulae </w:t>
      </w:r>
      <w:commentRangeEnd w:id="2"/>
      <w:r w:rsidDel="00000000" w:rsidR="00000000" w:rsidRPr="00000000">
        <w:commentReference w:id="2"/>
      </w:r>
      <w:r w:rsidDel="00000000" w:rsidR="00000000" w:rsidRPr="00000000">
        <w:rPr>
          <w:rtl w:val="0"/>
        </w:rPr>
        <w:t xml:space="preserve">rich in fertile soil and teeming with livestock, and our kingdom rapidly grew. Our people also invented the art of archery millenia ago. The ancient masters only intended for us to use our bows for hunting, though now we fear we may have to turn them on our own kind. Our kingdom is strong in numbers, but we are no warriors. If we are to survive this conflict, we will need to make allies.</w:t>
      </w:r>
    </w:p>
    <w:p w:rsidR="00000000" w:rsidDel="00000000" w:rsidP="00000000" w:rsidRDefault="00000000" w:rsidRPr="00000000" w14:paraId="00000007">
      <w:pPr>
        <w:numPr>
          <w:ilvl w:val="0"/>
          <w:numId w:val="1"/>
        </w:numPr>
        <w:ind w:left="720" w:hanging="360"/>
        <w:rPr>
          <w:u w:val="none"/>
        </w:rPr>
      </w:pPr>
      <w:commentRangeStart w:id="3"/>
      <w:r w:rsidDel="00000000" w:rsidR="00000000" w:rsidRPr="00000000">
        <w:rPr>
          <w:b w:val="1"/>
          <w:bCs w:val="1"/>
          <w:rtl w:val="0"/>
        </w:rPr>
        <w:t xml:space="preserve">Odibilia</w:t>
      </w:r>
      <w:commentRangeEnd w:id="3"/>
      <w:r w:rsidDel="00000000" w:rsidR="00000000" w:rsidRPr="00000000">
        <w:commentReference w:id="3"/>
      </w:r>
      <w:r w:rsidDel="00000000" w:rsidR="00000000" w:rsidRPr="00000000">
        <w:rPr>
          <w:b w:val="1"/>
          <w:bCs w:val="1"/>
          <w:rtl w:val="0"/>
        </w:rPr>
        <w:t xml:space="preserve"> (Main Antagonists) </w:t>
      </w:r>
      <w:r w:rsidDel="00000000" w:rsidR="00000000" w:rsidRPr="00000000">
        <w:rPr>
          <w:rtl w:val="0"/>
        </w:rPr>
        <w:t xml:space="preserve">- The Odibilia used to be a peaceful nation, though fear of extinction has driven them to violence and hatred. It all started when they invaded the Insulae of the Cetaria, massacring anyone they could find and ripping all the Caelium from the underearth. When the last Insula fell, they sang and danced, trumpets and war drums echoing throughout the aether as a warning to the rest of us that we would be next. In ancient times, the Odibilia were the first to mine the earth for ore, and the first to master the forge. This war has given them the opportunity to smith metal into monstrous weapons and horrid instruments of destruction, and their sheer numbers make them a nearly insurmountable force. The Odibilia mark the greatest threat to the continued existence of our people.</w:t>
      </w:r>
    </w:p>
    <w:p w:rsidR="00000000" w:rsidDel="00000000" w:rsidP="00000000" w:rsidRDefault="00000000" w:rsidRPr="00000000" w14:paraId="00000008">
      <w:pPr>
        <w:numPr>
          <w:ilvl w:val="0"/>
          <w:numId w:val="1"/>
        </w:numPr>
        <w:ind w:left="720" w:hanging="360"/>
      </w:pPr>
      <w:commentRangeStart w:id="4"/>
      <w:r w:rsidDel="00000000" w:rsidR="00000000" w:rsidRPr="00000000">
        <w:rPr>
          <w:b w:val="1"/>
          <w:bCs w:val="1"/>
          <w:rtl w:val="0"/>
        </w:rPr>
        <w:t xml:space="preserve">Cetaria </w:t>
      </w:r>
      <w:commentRangeEnd w:id="4"/>
      <w:r w:rsidDel="00000000" w:rsidR="00000000" w:rsidRPr="00000000">
        <w:commentReference w:id="4"/>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The Cetaria were a small community of fishers, having been raised on Insulae covered in rich oceans, and were of no threat to anyone. They had no weapons, no soldiers, no defenses against the invasion of the Odibilia. It took less than a day for the invasion to end and the last of the Cetaria to be slaughtered, their body paraded through the Odibilia kingdom in celebration of their victory. </w:t>
      </w:r>
    </w:p>
    <w:p w:rsidR="00000000" w:rsidDel="00000000" w:rsidP="00000000" w:rsidRDefault="00000000" w:rsidRPr="00000000" w14:paraId="00000009">
      <w:pPr>
        <w:numPr>
          <w:ilvl w:val="0"/>
          <w:numId w:val="1"/>
        </w:numPr>
        <w:ind w:left="720" w:hanging="360"/>
        <w:rPr>
          <w:u w:val="none"/>
        </w:rPr>
      </w:pPr>
      <w:commentRangeStart w:id="5"/>
      <w:r w:rsidDel="00000000" w:rsidR="00000000" w:rsidRPr="00000000">
        <w:rPr>
          <w:b w:val="1"/>
          <w:bCs w:val="1"/>
          <w:rtl w:val="0"/>
        </w:rPr>
        <w:t xml:space="preserve">Volucria</w:t>
      </w:r>
      <w:commentRangeEnd w:id="5"/>
      <w:r w:rsidDel="00000000" w:rsidR="00000000" w:rsidRPr="00000000">
        <w:commentReference w:id="5"/>
      </w:r>
      <w:r w:rsidDel="00000000" w:rsidR="00000000" w:rsidRPr="00000000">
        <w:rPr>
          <w:b w:val="1"/>
          <w:bCs w:val="1"/>
          <w:rtl w:val="0"/>
        </w:rPr>
        <w:t xml:space="preserve"> </w:t>
      </w:r>
      <w:r w:rsidDel="00000000" w:rsidR="00000000" w:rsidRPr="00000000">
        <w:rPr>
          <w:rtl w:val="0"/>
        </w:rPr>
        <w:t xml:space="preserve">- The Volucria had a special love for the sky, developing magnificent machines that let them soar in the air like birds. They were the first group to travel from one Insula to another, uniting our people into one during Fissura’s prehistory. Not many of the Volucria remain, as most of them decided to depart from Fissura at the start of the Caelium War to search for a new home. In their </w:t>
      </w:r>
      <w:commentRangeStart w:id="6"/>
      <w:r w:rsidDel="00000000" w:rsidR="00000000" w:rsidRPr="00000000">
        <w:rPr>
          <w:rtl w:val="0"/>
        </w:rPr>
        <w:t xml:space="preserve">Sunhillows</w:t>
      </w:r>
      <w:commentRangeEnd w:id="6"/>
      <w:r w:rsidDel="00000000" w:rsidR="00000000" w:rsidRPr="00000000">
        <w:commentReference w:id="6"/>
      </w:r>
      <w:r w:rsidDel="00000000" w:rsidR="00000000" w:rsidRPr="00000000">
        <w:rPr>
          <w:rtl w:val="0"/>
        </w:rPr>
        <w:t xml:space="preserve">, the majestic vessels they created to house the last of their people, they voyaged away from their Insulae to the heavens above, hoping what lay beyond would offer them more solace than they found on Fissura during its last days. </w:t>
      </w:r>
    </w:p>
    <w:p w:rsidR="00000000" w:rsidDel="00000000" w:rsidP="00000000" w:rsidRDefault="00000000" w:rsidRPr="00000000" w14:paraId="0000000A">
      <w:pPr>
        <w:numPr>
          <w:ilvl w:val="0"/>
          <w:numId w:val="1"/>
        </w:numPr>
        <w:ind w:left="720" w:hanging="360"/>
      </w:pPr>
      <w:commentRangeStart w:id="7"/>
      <w:r w:rsidDel="00000000" w:rsidR="00000000" w:rsidRPr="00000000">
        <w:rPr>
          <w:b w:val="1"/>
          <w:bCs w:val="1"/>
          <w:rtl w:val="0"/>
        </w:rPr>
        <w:t xml:space="preserve">Illustrata</w:t>
      </w:r>
      <w:commentRangeEnd w:id="7"/>
      <w:r w:rsidDel="00000000" w:rsidR="00000000" w:rsidRPr="00000000">
        <w:commentReference w:id="7"/>
      </w:r>
      <w:r w:rsidDel="00000000" w:rsidR="00000000" w:rsidRPr="00000000">
        <w:rPr>
          <w:b w:val="1"/>
          <w:bCs w:val="1"/>
          <w:rtl w:val="0"/>
        </w:rPr>
        <w:t xml:space="preserve"> </w:t>
      </w:r>
      <w:r w:rsidDel="00000000" w:rsidR="00000000" w:rsidRPr="00000000">
        <w:rPr>
          <w:rtl w:val="0"/>
        </w:rPr>
        <w:t xml:space="preserve">- The Illustrata are a scientific community, dedicated to studying Caelium. Countless papers have been published by their greatest minds on the properties of the crystal, how it keeps the Insulae afloat, </w:t>
      </w:r>
      <w:r w:rsidDel="00000000" w:rsidR="00000000" w:rsidRPr="00000000">
        <w:rPr>
          <w:rtl w:val="0"/>
        </w:rPr>
        <w:t xml:space="preserve">how</w:t>
      </w:r>
      <w:r w:rsidDel="00000000" w:rsidR="00000000" w:rsidRPr="00000000">
        <w:rPr>
          <w:rtl w:val="0"/>
        </w:rPr>
        <w:t xml:space="preserve"> it strengthens our magic. They now work in the hope that a way to synthesize new Caelium can be discovered. The Odibilia, in their blind fear, refuse to listen to the reasoning of the Illustrata, and they have been marked as an easy target for elimination. The death of the Illustrata may represent the death of any hope for our people.</w:t>
      </w:r>
    </w:p>
    <w:p w:rsidR="00000000" w:rsidDel="00000000" w:rsidP="00000000" w:rsidRDefault="00000000" w:rsidRPr="00000000" w14:paraId="0000000B">
      <w:pPr>
        <w:numPr>
          <w:ilvl w:val="0"/>
          <w:numId w:val="1"/>
        </w:numPr>
        <w:ind w:left="720" w:hanging="360"/>
        <w:rPr>
          <w:u w:val="none"/>
        </w:rPr>
      </w:pPr>
      <w:commentRangeStart w:id="8"/>
      <w:r w:rsidDel="00000000" w:rsidR="00000000" w:rsidRPr="00000000">
        <w:rPr>
          <w:b w:val="1"/>
          <w:bCs w:val="1"/>
          <w:rtl w:val="0"/>
        </w:rPr>
        <w:t xml:space="preserve">Electa</w:t>
      </w:r>
      <w:commentRangeEnd w:id="8"/>
      <w:r w:rsidDel="00000000" w:rsidR="00000000" w:rsidRPr="00000000">
        <w:commentReference w:id="8"/>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The Electa were the first to discover the existence of Caelium, and in turn, the first to harness it. The people of Electa have a special connection with the crystal, and their magical abilities are unmatched. Throughout Fissura, the Electa taught the other kingdoms how to use Caelium to their advantage, and the presence of magic quickly became as common as the presence of water on all the Insulae. However, the Electa could have never anticipated that the exploitation of Caelium would result in the conflict Fissura now faces. Feeling that the crisis was their responsibility to bear, they allied with the Illustrata in their quest to synthesize new Caelium, defending the kingdom from anyone who would attempt to impede their work.</w:t>
      </w:r>
    </w:p>
    <w:p w:rsidR="00000000" w:rsidDel="00000000" w:rsidP="00000000" w:rsidRDefault="00000000" w:rsidRPr="00000000" w14:paraId="0000000C">
      <w:pPr>
        <w:numPr>
          <w:ilvl w:val="0"/>
          <w:numId w:val="1"/>
        </w:numPr>
        <w:ind w:left="720" w:hanging="360"/>
      </w:pPr>
      <w:commentRangeStart w:id="9"/>
      <w:r w:rsidDel="00000000" w:rsidR="00000000" w:rsidRPr="00000000">
        <w:rPr>
          <w:b w:val="1"/>
          <w:bCs w:val="1"/>
          <w:rtl w:val="0"/>
        </w:rPr>
        <w:t xml:space="preserve">Frigora</w:t>
      </w:r>
      <w:commentRangeEnd w:id="9"/>
      <w:r w:rsidDel="00000000" w:rsidR="00000000" w:rsidRPr="00000000">
        <w:commentReference w:id="9"/>
      </w:r>
      <w:r w:rsidDel="00000000" w:rsidR="00000000" w:rsidRPr="00000000">
        <w:rPr>
          <w:rtl w:val="0"/>
        </w:rPr>
        <w:t xml:space="preserve"> - The Frigora live in a harsh environment, their Insulae made up almost entirely of snowy mountains. However, living under these conditions has made them excellent survivors, and their people are known for being exceptionally strong, physically and in willpower. They would make formidable allies should either side of this war sway them to their cause. </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pStyle w:val="Heading3"/>
        <w:rPr/>
      </w:pPr>
      <w:bookmarkStart w:colFirst="0" w:colLast="0" w:name="_a09hr1kkbchq" w:id="2"/>
      <w:bookmarkEnd w:id="2"/>
      <w:r w:rsidDel="00000000" w:rsidR="00000000" w:rsidRPr="00000000">
        <w:rPr>
          <w:rtl w:val="0"/>
        </w:rPr>
        <w:t xml:space="preserve">New Plot</w:t>
      </w:r>
    </w:p>
    <w:p w:rsidR="00000000" w:rsidDel="00000000" w:rsidP="00000000" w:rsidRDefault="00000000" w:rsidRPr="00000000" w14:paraId="00000010">
      <w:pPr>
        <w:rPr/>
      </w:pPr>
      <w:r w:rsidDel="00000000" w:rsidR="00000000" w:rsidRPr="00000000">
        <w:rPr>
          <w:rtl w:val="0"/>
        </w:rPr>
        <w:t xml:space="preserve">It is now the twentieth day of the Caelium War. Nearly all the nations of Fissura have been eradicated, their Insulae plundered and left to fall into oblivion. Your nation, the small farming community of Agrestia, has so far been able to avoid fighting. The population of Agrestia has been condensed onto one small Insula, and your most powerful warlocks have been manipulating the Caelium deep in its caverns to steer it far away from the rest of civilization. It’s a good thing your people are farmers by nature, or who knows if they would have enough food to last through the war.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the distance, one of your scouts notices a shape forming, penetrating through the mist. “Sound the alarm!” he cries. “Another Insula is approaching! They’ve found us!” Trumpets, so many trumpets, carried by the wind, steadily growing louder. Drums, deep, booming drums, reverberating through the aether. The sound brings a chill to your spine. </w:t>
      </w:r>
      <w:r w:rsidDel="00000000" w:rsidR="00000000" w:rsidRPr="00000000">
        <w:rPr>
          <w:rtl w:val="0"/>
        </w:rPr>
        <w:t xml:space="preserve">It’s the Odibilia</w:t>
      </w:r>
      <w:r w:rsidDel="00000000" w:rsidR="00000000" w:rsidRPr="00000000">
        <w:rPr>
          <w:rtl w:val="0"/>
        </w:rPr>
        <w:t xml:space="preserve">. They’ve managed to find you, and they’ve come to claim their bounty. Their Insula draws near. The shouts of their warriors fill your ears, hatred emanating through every syllable. Even your most skilled soldiers are trembling. This may be the terminus </w:t>
      </w:r>
      <w:r w:rsidDel="00000000" w:rsidR="00000000" w:rsidRPr="00000000">
        <w:rPr>
          <w:rtl w:val="0"/>
        </w:rPr>
        <w:t xml:space="preserve">of the Agrestia</w:t>
      </w:r>
      <w:r w:rsidDel="00000000" w:rsidR="00000000" w:rsidRPr="00000000">
        <w:rPr>
          <w:rtl w:val="0"/>
        </w:rPr>
        <w:t xml:space="preserve">. But you are prepared to fight to the end.</w:t>
      </w:r>
    </w:p>
    <w:p w:rsidR="00000000" w:rsidDel="00000000" w:rsidP="00000000" w:rsidRDefault="00000000" w:rsidRPr="00000000" w14:paraId="00000013">
      <w:pPr>
        <w:pStyle w:val="Heading3"/>
        <w:rPr/>
      </w:pPr>
      <w:bookmarkStart w:colFirst="0" w:colLast="0" w:name="_3de3mx916e37" w:id="3"/>
      <w:bookmarkEnd w:id="3"/>
      <w:r w:rsidDel="00000000" w:rsidR="00000000" w:rsidRPr="00000000">
        <w:rPr>
          <w:rtl w:val="0"/>
        </w:rPr>
        <w:t xml:space="preserve">Units</w:t>
      </w:r>
    </w:p>
    <w:p w:rsidR="00000000" w:rsidDel="00000000" w:rsidP="00000000" w:rsidRDefault="00000000" w:rsidRPr="00000000" w14:paraId="00000014">
      <w:pPr>
        <w:numPr>
          <w:ilvl w:val="0"/>
          <w:numId w:val="3"/>
        </w:numPr>
        <w:ind w:left="720" w:hanging="360"/>
        <w:rPr>
          <w:u w:val="none"/>
        </w:rPr>
      </w:pPr>
      <w:r w:rsidDel="00000000" w:rsidR="00000000" w:rsidRPr="00000000">
        <w:rPr>
          <w:b w:val="1"/>
          <w:bCs w:val="1"/>
          <w:rtl w:val="0"/>
        </w:rPr>
        <w:t xml:space="preserve">Villagers</w:t>
      </w:r>
      <w:r w:rsidDel="00000000" w:rsidR="00000000" w:rsidRPr="00000000">
        <w:rPr>
          <w:rtl w:val="0"/>
        </w:rPr>
        <w:t xml:space="preserve"> - None of the villagers in your nation want to be here. Most of them don’t even understand why the war is happening in the first place. Their biggest concern is the safety of their families. While many people already lived on </w:t>
      </w:r>
      <w:commentRangeStart w:id="10"/>
      <w:r w:rsidDel="00000000" w:rsidR="00000000" w:rsidRPr="00000000">
        <w:rPr>
          <w:rtl w:val="0"/>
        </w:rPr>
        <w:t xml:space="preserve">Insula Regnum</w:t>
      </w:r>
      <w:commentRangeEnd w:id="10"/>
      <w:r w:rsidDel="00000000" w:rsidR="00000000" w:rsidRPr="00000000">
        <w:commentReference w:id="10"/>
      </w:r>
      <w:r w:rsidDel="00000000" w:rsidR="00000000" w:rsidRPr="00000000">
        <w:rPr>
          <w:rtl w:val="0"/>
        </w:rPr>
        <w:t xml:space="preserve">, the forced exodus of Agrestia’s other Insulae has caused massive overcrowding. Some needed to be dragged physically out of their homes, babies in hand, </w:t>
      </w:r>
      <w:commentRangeStart w:id="11"/>
      <w:r w:rsidDel="00000000" w:rsidR="00000000" w:rsidRPr="00000000">
        <w:rPr>
          <w:rtl w:val="0"/>
        </w:rPr>
        <w:t xml:space="preserve">into the Sunhillows</w:t>
      </w:r>
      <w:commentRangeEnd w:id="11"/>
      <w:r w:rsidDel="00000000" w:rsidR="00000000" w:rsidRPr="00000000">
        <w:commentReference w:id="11"/>
      </w:r>
      <w:r w:rsidDel="00000000" w:rsidR="00000000" w:rsidRPr="00000000">
        <w:rPr>
          <w:rtl w:val="0"/>
        </w:rPr>
        <w:t xml:space="preserve">. While most of the villagers prefer to shelter in their homes and protect their children, a brave few have</w:t>
      </w:r>
      <w:commentRangeStart w:id="12"/>
      <w:r w:rsidDel="00000000" w:rsidR="00000000" w:rsidRPr="00000000">
        <w:rPr>
          <w:rtl w:val="0"/>
        </w:rPr>
        <w:t xml:space="preserve"> </w:t>
      </w:r>
      <w:r w:rsidDel="00000000" w:rsidR="00000000" w:rsidRPr="00000000">
        <w:rPr>
          <w:strike w:val="1"/>
          <w:rtl w:val="0"/>
        </w:rPr>
        <w:t xml:space="preserve">been </w:t>
      </w:r>
      <w:r w:rsidDel="00000000" w:rsidR="00000000" w:rsidRPr="00000000">
        <w:rPr>
          <w:strike w:val="1"/>
          <w:rtl w:val="0"/>
        </w:rPr>
        <w:t xml:space="preserve">drafted</w:t>
      </w:r>
      <w:r w:rsidDel="00000000" w:rsidR="00000000" w:rsidRPr="00000000">
        <w:rPr>
          <w:rtl w:val="0"/>
        </w:rPr>
        <w:t xml:space="preserve"> </w:t>
      </w:r>
      <w:r w:rsidDel="00000000" w:rsidR="00000000" w:rsidRPr="00000000">
        <w:rPr>
          <w:rtl w:val="0"/>
        </w:rPr>
        <w:t xml:space="preserve">volunteered</w:t>
      </w:r>
      <w:commentRangeEnd w:id="12"/>
      <w:r w:rsidDel="00000000" w:rsidR="00000000" w:rsidRPr="00000000">
        <w:commentReference w:id="12"/>
      </w:r>
      <w:r w:rsidDel="00000000" w:rsidR="00000000" w:rsidRPr="00000000">
        <w:rPr>
          <w:rtl w:val="0"/>
        </w:rPr>
        <w:t xml:space="preserve"> to assist you in the fight. They don’t have much potential as fighters, but decades of farm life have made them excellent harvesters, and </w:t>
      </w:r>
      <w:commentRangeStart w:id="13"/>
      <w:r w:rsidDel="00000000" w:rsidR="00000000" w:rsidRPr="00000000">
        <w:rPr>
          <w:rtl w:val="0"/>
        </w:rPr>
        <w:t xml:space="preserve">many</w:t>
      </w:r>
      <w:commentRangeEnd w:id="13"/>
      <w:r w:rsidDel="00000000" w:rsidR="00000000" w:rsidRPr="00000000">
        <w:commentReference w:id="13"/>
      </w:r>
      <w:r w:rsidDel="00000000" w:rsidR="00000000" w:rsidRPr="00000000">
        <w:rPr>
          <w:rtl w:val="0"/>
        </w:rPr>
        <w:t xml:space="preserve"> also have experience as masons, allowing them to build structures that will aid you in battle.</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Couriers</w:t>
      </w:r>
      <w:r w:rsidDel="00000000" w:rsidR="00000000" w:rsidRPr="00000000">
        <w:rPr>
          <w:rtl w:val="0"/>
        </w:rPr>
        <w:t xml:space="preserve"> - A large group of Insula Regnum’s local business owners, understanding the threat this war will have on potential commerce, have volunteered their services (i.e. their employees) to you. Already accustomed to handling large volumes of product, their couriers can be used to transport resources from one place to another.</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Soldier</w:t>
      </w:r>
      <w:r w:rsidDel="00000000" w:rsidR="00000000" w:rsidRPr="00000000">
        <w:rPr>
          <w:rtl w:val="0"/>
        </w:rPr>
        <w:t xml:space="preserve"> - Before the war, your nation didn’t have much use for soldiers. The closest thing you had was a small group of peacekeepers, who didn’t really do much more than keep the wild animals outside of the cities and stop children from stealing from the baker. Once the </w:t>
      </w:r>
      <w:commentRangeStart w:id="14"/>
      <w:r w:rsidDel="00000000" w:rsidR="00000000" w:rsidRPr="00000000">
        <w:rPr>
          <w:rtl w:val="0"/>
        </w:rPr>
        <w:t xml:space="preserve">Caelium crisis</w:t>
      </w:r>
      <w:commentRangeEnd w:id="14"/>
      <w:r w:rsidDel="00000000" w:rsidR="00000000" w:rsidRPr="00000000">
        <w:commentReference w:id="14"/>
      </w:r>
      <w:r w:rsidDel="00000000" w:rsidR="00000000" w:rsidRPr="00000000">
        <w:rPr>
          <w:rtl w:val="0"/>
        </w:rPr>
        <w:t xml:space="preserve"> began, however, you could see that it would be necessary to build some kind of military. Only the most patriotic, foolhardy, and naïve people of Agrestia make up your ranks. They haven’t had much time to train, but they are well-armed and ready to die to defend Agrestia.</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Archer</w:t>
      </w:r>
      <w:r w:rsidDel="00000000" w:rsidR="00000000" w:rsidRPr="00000000">
        <w:rPr>
          <w:rtl w:val="0"/>
        </w:rPr>
        <w:t xml:space="preserve"> - One thing the other nations of Fissura will never best the Agrestians at is the art of Archery. While the ancient masters who passed the skill down through generations only intended their bows to be used for hunting, you now have no other choice but to point them towards your own kind. You have a sizable battalion of hunters, ready to take on the most dangerous prey they’ll ever encounter. While they excel at long range, they have no experience with close combat. A head-on collision with an enemy soldier will more than likely prove fatal.</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Scout</w:t>
      </w:r>
      <w:r w:rsidDel="00000000" w:rsidR="00000000" w:rsidRPr="00000000">
        <w:rPr>
          <w:rtl w:val="0"/>
        </w:rPr>
        <w:t xml:space="preserve"> - Some hunters are more skilled at scouting than with the bow. They can be used to gain information quickly, and retreat just as fast. A lack of any real combat skills means that they often die in the process. </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Warlock</w:t>
      </w:r>
      <w:r w:rsidDel="00000000" w:rsidR="00000000" w:rsidRPr="00000000">
        <w:rPr>
          <w:rtl w:val="0"/>
        </w:rPr>
        <w:t xml:space="preserve"> - The warlocks have dedicated their lives to the study of Caelium. The energy of the crystal flows through their veins, allowing them to channel it into powerful magical attacks. </w:t>
      </w:r>
      <w:r w:rsidDel="00000000" w:rsidR="00000000" w:rsidRPr="00000000">
        <w:rPr>
          <w:rtl w:val="0"/>
        </w:rPr>
        <w:t xml:space="preserve">Caelium</w:t>
      </w:r>
      <w:r w:rsidDel="00000000" w:rsidR="00000000" w:rsidRPr="00000000">
        <w:rPr>
          <w:rtl w:val="0"/>
        </w:rPr>
        <w:t xml:space="preserve"> energy has a special conductivity with metal, meaning it can penetrate through a soldier’s armor. However, most warlocks trade the pursuit of physical fitness for the pursuit of knowledge, so they have very low vitality.</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Trebuchet</w:t>
      </w:r>
      <w:r w:rsidDel="00000000" w:rsidR="00000000" w:rsidRPr="00000000">
        <w:rPr>
          <w:rtl w:val="0"/>
        </w:rPr>
        <w:t xml:space="preserve">: A special instrument of destruction that traces its origins back to the Frigora civil war of 65 AJ. As long as the enemy’s soldiers don’t dismantle it, it can tear down any walls or buildings the Odibilia have constructed with ruthless fury.</w:t>
      </w:r>
      <w:r w:rsidDel="00000000" w:rsidR="00000000" w:rsidRPr="00000000">
        <w:rPr>
          <w:rtl w:val="0"/>
        </w:rPr>
      </w:r>
    </w:p>
    <w:p w:rsidR="00000000" w:rsidDel="00000000" w:rsidP="00000000" w:rsidRDefault="00000000" w:rsidRPr="00000000" w14:paraId="0000001B">
      <w:pPr>
        <w:pStyle w:val="Heading4"/>
        <w:rPr/>
      </w:pPr>
      <w:bookmarkStart w:colFirst="0" w:colLast="0" w:name="_7k460yefc2sr" w:id="4"/>
      <w:bookmarkEnd w:id="4"/>
      <w:r w:rsidDel="00000000" w:rsidR="00000000" w:rsidRPr="00000000">
        <w:rPr>
          <w:rtl w:val="0"/>
        </w:rPr>
        <w:t xml:space="preserve">Dialogue</w:t>
      </w:r>
    </w:p>
    <w:p w:rsidR="00000000" w:rsidDel="00000000" w:rsidP="00000000" w:rsidRDefault="00000000" w:rsidRPr="00000000" w14:paraId="0000001C">
      <w:pPr>
        <w:pStyle w:val="Heading5"/>
        <w:numPr>
          <w:ilvl w:val="0"/>
          <w:numId w:val="4"/>
        </w:numPr>
        <w:spacing w:after="0" w:afterAutospacing="0"/>
        <w:ind w:left="720" w:hanging="360"/>
        <w:rPr/>
      </w:pPr>
      <w:bookmarkStart w:colFirst="0" w:colLast="0" w:name="_ua6txrsk1io5" w:id="5"/>
      <w:bookmarkEnd w:id="5"/>
      <w:commentRangeStart w:id="15"/>
      <w:r w:rsidDel="00000000" w:rsidR="00000000" w:rsidRPr="00000000">
        <w:rPr>
          <w:rtl w:val="0"/>
        </w:rPr>
        <w:t xml:space="preserve">Villagers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1D">
      <w:pPr>
        <w:numPr>
          <w:ilvl w:val="1"/>
          <w:numId w:val="4"/>
        </w:numPr>
        <w:ind w:left="1440" w:hanging="360"/>
        <w:rPr>
          <w:u w:val="none"/>
        </w:rPr>
      </w:pPr>
      <w:r w:rsidDel="00000000" w:rsidR="00000000" w:rsidRPr="00000000">
        <w:rPr>
          <w:rtl w:val="0"/>
        </w:rPr>
        <w:t xml:space="preserve">Clicking on them</w:t>
      </w:r>
    </w:p>
    <w:p w:rsidR="00000000" w:rsidDel="00000000" w:rsidP="00000000" w:rsidRDefault="00000000" w:rsidRPr="00000000" w14:paraId="0000001E">
      <w:pPr>
        <w:numPr>
          <w:ilvl w:val="2"/>
          <w:numId w:val="4"/>
        </w:numPr>
        <w:ind w:left="2160" w:hanging="360"/>
        <w:rPr>
          <w:u w:val="none"/>
        </w:rPr>
      </w:pPr>
      <w:r w:rsidDel="00000000" w:rsidR="00000000" w:rsidRPr="00000000">
        <w:rPr>
          <w:rtl w:val="0"/>
        </w:rPr>
        <w:t xml:space="preserve">“Yes, Lord?”</w:t>
      </w:r>
      <w:r w:rsidDel="00000000" w:rsidR="00000000" w:rsidRPr="00000000">
        <w:rPr>
          <w:rtl w:val="0"/>
        </w:rPr>
      </w:r>
    </w:p>
    <w:p w:rsidR="00000000" w:rsidDel="00000000" w:rsidP="00000000" w:rsidRDefault="00000000" w:rsidRPr="00000000" w14:paraId="0000001F">
      <w:pPr>
        <w:numPr>
          <w:ilvl w:val="2"/>
          <w:numId w:val="4"/>
        </w:numPr>
        <w:ind w:left="2160" w:hanging="360"/>
        <w:rPr>
          <w:u w:val="none"/>
        </w:rPr>
      </w:pPr>
      <w:r w:rsidDel="00000000" w:rsidR="00000000" w:rsidRPr="00000000">
        <w:rPr>
          <w:rtl w:val="0"/>
        </w:rPr>
        <w:t xml:space="preserve">“You need me, Lord?”</w:t>
      </w:r>
    </w:p>
    <w:p w:rsidR="00000000" w:rsidDel="00000000" w:rsidP="00000000" w:rsidRDefault="00000000" w:rsidRPr="00000000" w14:paraId="00000020">
      <w:pPr>
        <w:numPr>
          <w:ilvl w:val="2"/>
          <w:numId w:val="4"/>
        </w:numPr>
        <w:ind w:left="2160" w:hanging="360"/>
        <w:rPr>
          <w:u w:val="none"/>
        </w:rPr>
      </w:pPr>
      <w:r w:rsidDel="00000000" w:rsidR="00000000" w:rsidRPr="00000000">
        <w:rPr>
          <w:rtl w:val="0"/>
        </w:rPr>
        <w:t xml:space="preserve">“I’ve got kids to look after, you know.”</w:t>
      </w:r>
      <w:r w:rsidDel="00000000" w:rsidR="00000000" w:rsidRPr="00000000">
        <w:rPr>
          <w:rtl w:val="0"/>
        </w:rPr>
      </w:r>
    </w:p>
    <w:p w:rsidR="00000000" w:rsidDel="00000000" w:rsidP="00000000" w:rsidRDefault="00000000" w:rsidRPr="00000000" w14:paraId="00000021">
      <w:pPr>
        <w:numPr>
          <w:ilvl w:val="1"/>
          <w:numId w:val="4"/>
        </w:numPr>
        <w:ind w:left="1440" w:hanging="360"/>
        <w:rPr>
          <w:u w:val="none"/>
        </w:rPr>
      </w:pPr>
      <w:r w:rsidDel="00000000" w:rsidR="00000000" w:rsidRPr="00000000">
        <w:rPr>
          <w:rtl w:val="0"/>
        </w:rPr>
        <w:t xml:space="preserve">Sending to attack</w:t>
      </w:r>
    </w:p>
    <w:p w:rsidR="00000000" w:rsidDel="00000000" w:rsidP="00000000" w:rsidRDefault="00000000" w:rsidRPr="00000000" w14:paraId="00000022">
      <w:pPr>
        <w:numPr>
          <w:ilvl w:val="2"/>
          <w:numId w:val="4"/>
        </w:numPr>
        <w:ind w:left="2160" w:hanging="360"/>
        <w:rPr>
          <w:u w:val="none"/>
        </w:rPr>
      </w:pPr>
      <w:r w:rsidDel="00000000" w:rsidR="00000000" w:rsidRPr="00000000">
        <w:rPr>
          <w:rtl w:val="0"/>
        </w:rPr>
        <w:t xml:space="preserve">“Please don’t make me go out there!”</w:t>
      </w:r>
    </w:p>
    <w:p w:rsidR="00000000" w:rsidDel="00000000" w:rsidP="00000000" w:rsidRDefault="00000000" w:rsidRPr="00000000" w14:paraId="00000023">
      <w:pPr>
        <w:numPr>
          <w:ilvl w:val="2"/>
          <w:numId w:val="4"/>
        </w:numPr>
        <w:ind w:left="2160" w:hanging="360"/>
        <w:rPr>
          <w:u w:val="none"/>
        </w:rPr>
      </w:pPr>
      <w:r w:rsidDel="00000000" w:rsidR="00000000" w:rsidRPr="00000000">
        <w:rPr>
          <w:rtl w:val="0"/>
        </w:rPr>
        <w:t xml:space="preserve">“I don’t want to die!”</w:t>
      </w:r>
    </w:p>
    <w:p w:rsidR="00000000" w:rsidDel="00000000" w:rsidP="00000000" w:rsidRDefault="00000000" w:rsidRPr="00000000" w14:paraId="00000024">
      <w:pPr>
        <w:numPr>
          <w:ilvl w:val="2"/>
          <w:numId w:val="4"/>
        </w:numPr>
        <w:ind w:left="2160" w:hanging="360"/>
        <w:rPr>
          <w:u w:val="none"/>
        </w:rPr>
      </w:pPr>
      <w:r w:rsidDel="00000000" w:rsidR="00000000" w:rsidRPr="00000000">
        <w:rPr>
          <w:rtl w:val="0"/>
        </w:rPr>
        <w:t xml:space="preserve">“Don’t you have soldiers you could send out instead?”</w:t>
      </w:r>
    </w:p>
    <w:p w:rsidR="00000000" w:rsidDel="00000000" w:rsidP="00000000" w:rsidRDefault="00000000" w:rsidRPr="00000000" w14:paraId="00000025">
      <w:pPr>
        <w:numPr>
          <w:ilvl w:val="1"/>
          <w:numId w:val="4"/>
        </w:numPr>
        <w:ind w:left="1440" w:hanging="360"/>
        <w:rPr>
          <w:u w:val="none"/>
        </w:rPr>
      </w:pPr>
      <w:r w:rsidDel="00000000" w:rsidR="00000000" w:rsidRPr="00000000">
        <w:rPr>
          <w:rtl w:val="0"/>
        </w:rPr>
        <w:t xml:space="preserve">Moving around</w:t>
      </w:r>
    </w:p>
    <w:p w:rsidR="00000000" w:rsidDel="00000000" w:rsidP="00000000" w:rsidRDefault="00000000" w:rsidRPr="00000000" w14:paraId="00000026">
      <w:pPr>
        <w:numPr>
          <w:ilvl w:val="2"/>
          <w:numId w:val="4"/>
        </w:numPr>
        <w:ind w:left="2160" w:hanging="360"/>
        <w:rPr>
          <w:u w:val="none"/>
        </w:rPr>
      </w:pPr>
      <w:r w:rsidDel="00000000" w:rsidR="00000000" w:rsidRPr="00000000">
        <w:rPr>
          <w:rtl w:val="0"/>
        </w:rPr>
        <w:t xml:space="preserve">“I’ll go over here, then.”</w:t>
      </w:r>
    </w:p>
    <w:p w:rsidR="00000000" w:rsidDel="00000000" w:rsidP="00000000" w:rsidRDefault="00000000" w:rsidRPr="00000000" w14:paraId="00000027">
      <w:pPr>
        <w:numPr>
          <w:ilvl w:val="2"/>
          <w:numId w:val="4"/>
        </w:numPr>
        <w:ind w:left="2160" w:hanging="360"/>
        <w:rPr>
          <w:u w:val="none"/>
        </w:rPr>
      </w:pPr>
      <w:r w:rsidDel="00000000" w:rsidR="00000000" w:rsidRPr="00000000">
        <w:rPr>
          <w:rtl w:val="0"/>
        </w:rPr>
        <w:t xml:space="preserve">“Let’s see what’s over here.”</w:t>
      </w:r>
    </w:p>
    <w:p w:rsidR="00000000" w:rsidDel="00000000" w:rsidP="00000000" w:rsidRDefault="00000000" w:rsidRPr="00000000" w14:paraId="00000028">
      <w:pPr>
        <w:numPr>
          <w:ilvl w:val="2"/>
          <w:numId w:val="4"/>
        </w:numPr>
        <w:ind w:left="2160" w:hanging="360"/>
        <w:rPr>
          <w:u w:val="none"/>
        </w:rPr>
      </w:pPr>
      <w:r w:rsidDel="00000000" w:rsidR="00000000" w:rsidRPr="00000000">
        <w:rPr>
          <w:rtl w:val="0"/>
        </w:rPr>
        <w:t xml:space="preserve">“Fine, fine.”</w:t>
      </w:r>
    </w:p>
    <w:p w:rsidR="00000000" w:rsidDel="00000000" w:rsidP="00000000" w:rsidRDefault="00000000" w:rsidRPr="00000000" w14:paraId="00000029">
      <w:pPr>
        <w:numPr>
          <w:ilvl w:val="1"/>
          <w:numId w:val="4"/>
        </w:numPr>
        <w:ind w:left="1440" w:hanging="360"/>
        <w:rPr>
          <w:u w:val="none"/>
        </w:rPr>
      </w:pPr>
      <w:r w:rsidDel="00000000" w:rsidR="00000000" w:rsidRPr="00000000">
        <w:rPr>
          <w:rtl w:val="0"/>
        </w:rPr>
        <w:t xml:space="preserve">Gathering resources</w:t>
      </w:r>
    </w:p>
    <w:p w:rsidR="00000000" w:rsidDel="00000000" w:rsidP="00000000" w:rsidRDefault="00000000" w:rsidRPr="00000000" w14:paraId="0000002A">
      <w:pPr>
        <w:numPr>
          <w:ilvl w:val="2"/>
          <w:numId w:val="4"/>
        </w:numPr>
        <w:ind w:left="2160" w:hanging="360"/>
        <w:rPr>
          <w:u w:val="none"/>
        </w:rPr>
      </w:pPr>
      <w:r w:rsidDel="00000000" w:rsidR="00000000" w:rsidRPr="00000000">
        <w:rPr>
          <w:rtl w:val="0"/>
        </w:rPr>
        <w:t xml:space="preserve">“Sure thing.” - Generic</w:t>
      </w:r>
    </w:p>
    <w:p w:rsidR="00000000" w:rsidDel="00000000" w:rsidP="00000000" w:rsidRDefault="00000000" w:rsidRPr="00000000" w14:paraId="0000002B">
      <w:pPr>
        <w:numPr>
          <w:ilvl w:val="2"/>
          <w:numId w:val="4"/>
        </w:numPr>
        <w:ind w:left="2160" w:hanging="360"/>
        <w:rPr>
          <w:u w:val="none"/>
        </w:rPr>
      </w:pPr>
      <w:r w:rsidDel="00000000" w:rsidR="00000000" w:rsidRPr="00000000">
        <w:rPr>
          <w:rtl w:val="0"/>
        </w:rPr>
        <w:t xml:space="preserve">“If you say so.” - Generic</w:t>
      </w:r>
    </w:p>
    <w:p w:rsidR="00000000" w:rsidDel="00000000" w:rsidP="00000000" w:rsidRDefault="00000000" w:rsidRPr="00000000" w14:paraId="0000002C">
      <w:pPr>
        <w:numPr>
          <w:ilvl w:val="2"/>
          <w:numId w:val="4"/>
        </w:numPr>
        <w:ind w:left="2160" w:hanging="360"/>
        <w:rPr>
          <w:u w:val="none"/>
        </w:rPr>
      </w:pPr>
      <w:r w:rsidDel="00000000" w:rsidR="00000000" w:rsidRPr="00000000">
        <w:rPr>
          <w:rtl w:val="0"/>
        </w:rPr>
        <w:t xml:space="preserve">“Please, no one kill me while I’m doing this.” - Generic</w:t>
      </w:r>
    </w:p>
    <w:p w:rsidR="00000000" w:rsidDel="00000000" w:rsidP="00000000" w:rsidRDefault="00000000" w:rsidRPr="00000000" w14:paraId="0000002D">
      <w:pPr>
        <w:numPr>
          <w:ilvl w:val="2"/>
          <w:numId w:val="4"/>
        </w:numPr>
        <w:ind w:left="2160" w:hanging="360"/>
        <w:rPr>
          <w:u w:val="none"/>
        </w:rPr>
      </w:pPr>
      <w:r w:rsidDel="00000000" w:rsidR="00000000" w:rsidRPr="00000000">
        <w:rPr>
          <w:rtl w:val="0"/>
        </w:rPr>
        <w:t xml:space="preserve">“Maker, keep me safe.” - Generic</w:t>
      </w:r>
    </w:p>
    <w:p w:rsidR="00000000" w:rsidDel="00000000" w:rsidP="00000000" w:rsidRDefault="00000000" w:rsidRPr="00000000" w14:paraId="0000002E">
      <w:pPr>
        <w:numPr>
          <w:ilvl w:val="2"/>
          <w:numId w:val="4"/>
        </w:numPr>
        <w:ind w:left="2160" w:hanging="360"/>
        <w:rPr>
          <w:u w:val="none"/>
        </w:rPr>
      </w:pPr>
      <w:r w:rsidDel="00000000" w:rsidR="00000000" w:rsidRPr="00000000">
        <w:rPr>
          <w:rtl w:val="0"/>
        </w:rPr>
        <w:t xml:space="preserve">“I’d hate to cut down such a beautiful tree.” - Gathering Wood</w:t>
      </w:r>
    </w:p>
    <w:p w:rsidR="00000000" w:rsidDel="00000000" w:rsidP="00000000" w:rsidRDefault="00000000" w:rsidRPr="00000000" w14:paraId="0000002F">
      <w:pPr>
        <w:numPr>
          <w:ilvl w:val="2"/>
          <w:numId w:val="4"/>
        </w:numPr>
        <w:ind w:left="2160" w:hanging="360"/>
        <w:rPr>
          <w:u w:val="none"/>
        </w:rPr>
      </w:pPr>
      <w:r w:rsidDel="00000000" w:rsidR="00000000" w:rsidRPr="00000000">
        <w:rPr>
          <w:rtl w:val="0"/>
        </w:rPr>
        <w:t xml:space="preserve">“You know, I always wanted to be a blacksmith.” - Gathering </w:t>
      </w:r>
      <w:ins w:author="Mel F" w:id="0" w:date="2026-03-23T00:58:53Z">
        <w:r w:rsidDel="00000000" w:rsidR="00000000" w:rsidRPr="00000000">
          <w:rPr>
            <w:rtl w:val="0"/>
          </w:rPr>
          <w:t xml:space="preserve">b</w:t>
        </w:r>
      </w:ins>
      <w:r w:rsidDel="00000000" w:rsidR="00000000" w:rsidRPr="00000000">
        <w:rPr>
          <w:rtl w:val="0"/>
        </w:rPr>
        <w:t xml:space="preserve">Metal</w:t>
      </w:r>
    </w:p>
    <w:p w:rsidR="00000000" w:rsidDel="00000000" w:rsidP="00000000" w:rsidRDefault="00000000" w:rsidRPr="00000000" w14:paraId="00000030">
      <w:pPr>
        <w:numPr>
          <w:ilvl w:val="2"/>
          <w:numId w:val="4"/>
        </w:numPr>
        <w:ind w:left="2160" w:hanging="360"/>
        <w:rPr>
          <w:u w:val="none"/>
        </w:rPr>
      </w:pPr>
      <w:r w:rsidDel="00000000" w:rsidR="00000000" w:rsidRPr="00000000">
        <w:rPr>
          <w:rtl w:val="0"/>
        </w:rPr>
        <w:t xml:space="preserve">“Oh good, something safe.” - Gathering Berries</w:t>
      </w:r>
    </w:p>
    <w:p w:rsidR="00000000" w:rsidDel="00000000" w:rsidP="00000000" w:rsidRDefault="00000000" w:rsidRPr="00000000" w14:paraId="00000031">
      <w:pPr>
        <w:numPr>
          <w:ilvl w:val="2"/>
          <w:numId w:val="4"/>
        </w:numPr>
        <w:ind w:left="2160" w:hanging="360"/>
        <w:rPr>
          <w:u w:val="none"/>
        </w:rPr>
      </w:pPr>
      <w:r w:rsidDel="00000000" w:rsidR="00000000" w:rsidRPr="00000000">
        <w:rPr>
          <w:rtl w:val="0"/>
        </w:rPr>
        <w:t xml:space="preserve">“We should have left these all underground.” - Gathering Crystals</w:t>
      </w:r>
    </w:p>
    <w:p w:rsidR="00000000" w:rsidDel="00000000" w:rsidP="00000000" w:rsidRDefault="00000000" w:rsidRPr="00000000" w14:paraId="00000032">
      <w:pPr>
        <w:numPr>
          <w:ilvl w:val="2"/>
          <w:numId w:val="4"/>
        </w:numPr>
        <w:spacing w:after="0" w:afterAutospacing="0"/>
        <w:ind w:left="2160" w:hanging="360"/>
        <w:rPr>
          <w:u w:val="none"/>
        </w:rPr>
      </w:pPr>
      <w:r w:rsidDel="00000000" w:rsidR="00000000" w:rsidRPr="00000000">
        <w:rPr>
          <w:rtl w:val="0"/>
        </w:rPr>
        <w:t xml:space="preserve">“Ugh, these stones are so heavy!” - Gathering Stone</w:t>
      </w:r>
    </w:p>
    <w:p w:rsidR="00000000" w:rsidDel="00000000" w:rsidP="00000000" w:rsidRDefault="00000000" w:rsidRPr="00000000" w14:paraId="00000033">
      <w:pPr>
        <w:pStyle w:val="Heading5"/>
        <w:numPr>
          <w:ilvl w:val="0"/>
          <w:numId w:val="4"/>
        </w:numPr>
        <w:spacing w:after="0" w:afterAutospacing="0" w:before="0" w:beforeAutospacing="0"/>
        <w:ind w:left="720" w:hanging="360"/>
        <w:rPr/>
      </w:pPr>
      <w:bookmarkStart w:colFirst="0" w:colLast="0" w:name="_1totkb91fp7y" w:id="6"/>
      <w:bookmarkEnd w:id="6"/>
      <w:commentRangeStart w:id="16"/>
      <w:r w:rsidDel="00000000" w:rsidR="00000000" w:rsidRPr="00000000">
        <w:rPr>
          <w:rtl w:val="0"/>
        </w:rPr>
        <w:t xml:space="preserve">Couriers</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34">
      <w:pPr>
        <w:numPr>
          <w:ilvl w:val="1"/>
          <w:numId w:val="4"/>
        </w:numPr>
        <w:ind w:left="1440" w:hanging="360"/>
        <w:rPr>
          <w:u w:val="none"/>
        </w:rPr>
      </w:pPr>
      <w:r w:rsidDel="00000000" w:rsidR="00000000" w:rsidRPr="00000000">
        <w:rPr>
          <w:rtl w:val="0"/>
        </w:rPr>
        <w:t xml:space="preserve">Clicking on them</w:t>
      </w:r>
    </w:p>
    <w:p w:rsidR="00000000" w:rsidDel="00000000" w:rsidP="00000000" w:rsidRDefault="00000000" w:rsidRPr="00000000" w14:paraId="00000035">
      <w:pPr>
        <w:numPr>
          <w:ilvl w:val="2"/>
          <w:numId w:val="4"/>
        </w:numPr>
        <w:ind w:left="2160" w:hanging="360"/>
        <w:rPr>
          <w:u w:val="none"/>
        </w:rPr>
      </w:pPr>
      <w:r w:rsidDel="00000000" w:rsidR="00000000" w:rsidRPr="00000000">
        <w:rPr>
          <w:rtl w:val="0"/>
        </w:rPr>
        <w:t xml:space="preserve">“Got something you need?”</w:t>
      </w:r>
    </w:p>
    <w:p w:rsidR="00000000" w:rsidDel="00000000" w:rsidP="00000000" w:rsidRDefault="00000000" w:rsidRPr="00000000" w14:paraId="00000036">
      <w:pPr>
        <w:numPr>
          <w:ilvl w:val="2"/>
          <w:numId w:val="4"/>
        </w:numPr>
        <w:ind w:left="2160" w:hanging="360"/>
        <w:rPr>
          <w:u w:val="none"/>
        </w:rPr>
      </w:pPr>
      <w:r w:rsidDel="00000000" w:rsidR="00000000" w:rsidRPr="00000000">
        <w:rPr>
          <w:rtl w:val="0"/>
        </w:rPr>
        <w:t xml:space="preserve">“Need a lift?”</w:t>
      </w:r>
    </w:p>
    <w:p w:rsidR="00000000" w:rsidDel="00000000" w:rsidP="00000000" w:rsidRDefault="00000000" w:rsidRPr="00000000" w14:paraId="00000037">
      <w:pPr>
        <w:numPr>
          <w:ilvl w:val="2"/>
          <w:numId w:val="4"/>
        </w:numPr>
        <w:ind w:left="2160" w:hanging="360"/>
        <w:rPr>
          <w:u w:val="none"/>
        </w:rPr>
      </w:pPr>
      <w:r w:rsidDel="00000000" w:rsidR="00000000" w:rsidRPr="00000000">
        <w:rPr>
          <w:rtl w:val="0"/>
        </w:rPr>
        <w:t xml:space="preserve">“Courier here!”</w:t>
      </w:r>
    </w:p>
    <w:p w:rsidR="00000000" w:rsidDel="00000000" w:rsidP="00000000" w:rsidRDefault="00000000" w:rsidRPr="00000000" w14:paraId="00000038">
      <w:pPr>
        <w:numPr>
          <w:ilvl w:val="2"/>
          <w:numId w:val="4"/>
        </w:numPr>
        <w:ind w:left="2160" w:hanging="360"/>
        <w:rPr>
          <w:u w:val="none"/>
        </w:rPr>
      </w:pPr>
      <w:r w:rsidDel="00000000" w:rsidR="00000000" w:rsidRPr="00000000">
        <w:rPr>
          <w:rtl w:val="0"/>
        </w:rPr>
        <w:t xml:space="preserve">“Your orders?”</w:t>
      </w:r>
    </w:p>
    <w:p w:rsidR="00000000" w:rsidDel="00000000" w:rsidP="00000000" w:rsidRDefault="00000000" w:rsidRPr="00000000" w14:paraId="00000039">
      <w:pPr>
        <w:numPr>
          <w:ilvl w:val="1"/>
          <w:numId w:val="4"/>
        </w:numPr>
        <w:ind w:left="1440" w:hanging="360"/>
        <w:rPr>
          <w:u w:val="none"/>
        </w:rPr>
      </w:pPr>
      <w:r w:rsidDel="00000000" w:rsidR="00000000" w:rsidRPr="00000000">
        <w:rPr>
          <w:rtl w:val="0"/>
        </w:rPr>
        <w:t xml:space="preserve">Moving around</w:t>
      </w:r>
    </w:p>
    <w:p w:rsidR="00000000" w:rsidDel="00000000" w:rsidP="00000000" w:rsidRDefault="00000000" w:rsidRPr="00000000" w14:paraId="0000003A">
      <w:pPr>
        <w:numPr>
          <w:ilvl w:val="2"/>
          <w:numId w:val="4"/>
        </w:numPr>
        <w:ind w:left="2160" w:hanging="360"/>
        <w:rPr>
          <w:u w:val="none"/>
        </w:rPr>
      </w:pPr>
      <w:r w:rsidDel="00000000" w:rsidR="00000000" w:rsidRPr="00000000">
        <w:rPr>
          <w:rtl w:val="0"/>
        </w:rPr>
        <w:t xml:space="preserve">“Let’s get moving.”</w:t>
      </w:r>
    </w:p>
    <w:p w:rsidR="00000000" w:rsidDel="00000000" w:rsidP="00000000" w:rsidRDefault="00000000" w:rsidRPr="00000000" w14:paraId="0000003B">
      <w:pPr>
        <w:numPr>
          <w:ilvl w:val="2"/>
          <w:numId w:val="4"/>
        </w:numPr>
        <w:ind w:left="2160" w:hanging="360"/>
        <w:rPr>
          <w:u w:val="none"/>
        </w:rPr>
      </w:pPr>
      <w:r w:rsidDel="00000000" w:rsidR="00000000" w:rsidRPr="00000000">
        <w:rPr>
          <w:rtl w:val="0"/>
        </w:rPr>
        <w:t xml:space="preserve">“Moving out.”</w:t>
      </w:r>
    </w:p>
    <w:p w:rsidR="00000000" w:rsidDel="00000000" w:rsidP="00000000" w:rsidRDefault="00000000" w:rsidRPr="00000000" w14:paraId="0000003C">
      <w:pPr>
        <w:numPr>
          <w:ilvl w:val="2"/>
          <w:numId w:val="4"/>
        </w:numPr>
        <w:ind w:left="2160" w:hanging="360"/>
        <w:rPr>
          <w:u w:val="none"/>
        </w:rPr>
      </w:pPr>
      <w:r w:rsidDel="00000000" w:rsidR="00000000" w:rsidRPr="00000000">
        <w:rPr>
          <w:rtl w:val="0"/>
        </w:rPr>
        <w:t xml:space="preserve">“Am I in the way?”</w:t>
      </w:r>
    </w:p>
    <w:p w:rsidR="00000000" w:rsidDel="00000000" w:rsidP="00000000" w:rsidRDefault="00000000" w:rsidRPr="00000000" w14:paraId="0000003D">
      <w:pPr>
        <w:numPr>
          <w:ilvl w:val="2"/>
          <w:numId w:val="4"/>
        </w:numPr>
        <w:ind w:left="2160" w:hanging="360"/>
        <w:rPr>
          <w:u w:val="none"/>
        </w:rPr>
      </w:pPr>
      <w:r w:rsidDel="00000000" w:rsidR="00000000" w:rsidRPr="00000000">
        <w:rPr>
          <w:rtl w:val="0"/>
        </w:rPr>
        <w:t xml:space="preserve">“Here we go again.”</w:t>
      </w:r>
    </w:p>
    <w:p w:rsidR="00000000" w:rsidDel="00000000" w:rsidP="00000000" w:rsidRDefault="00000000" w:rsidRPr="00000000" w14:paraId="0000003E">
      <w:pPr>
        <w:numPr>
          <w:ilvl w:val="1"/>
          <w:numId w:val="4"/>
        </w:numPr>
        <w:ind w:left="1440" w:hanging="360"/>
        <w:rPr>
          <w:u w:val="none"/>
        </w:rPr>
      </w:pPr>
      <w:r w:rsidDel="00000000" w:rsidR="00000000" w:rsidRPr="00000000">
        <w:rPr>
          <w:rtl w:val="0"/>
        </w:rPr>
        <w:t xml:space="preserve">Loading resources</w:t>
      </w:r>
    </w:p>
    <w:p w:rsidR="00000000" w:rsidDel="00000000" w:rsidP="00000000" w:rsidRDefault="00000000" w:rsidRPr="00000000" w14:paraId="0000003F">
      <w:pPr>
        <w:numPr>
          <w:ilvl w:val="2"/>
          <w:numId w:val="4"/>
        </w:numPr>
        <w:ind w:left="2160" w:hanging="360"/>
        <w:rPr>
          <w:u w:val="none"/>
        </w:rPr>
      </w:pPr>
      <w:r w:rsidDel="00000000" w:rsidR="00000000" w:rsidRPr="00000000">
        <w:rPr>
          <w:rtl w:val="0"/>
        </w:rPr>
        <w:t xml:space="preserve">“Alright, people, let’s load it up!”</w:t>
      </w:r>
    </w:p>
    <w:p w:rsidR="00000000" w:rsidDel="00000000" w:rsidP="00000000" w:rsidRDefault="00000000" w:rsidRPr="00000000" w14:paraId="00000040">
      <w:pPr>
        <w:numPr>
          <w:ilvl w:val="2"/>
          <w:numId w:val="4"/>
        </w:numPr>
        <w:ind w:left="2160" w:hanging="360"/>
      </w:pPr>
      <w:r w:rsidDel="00000000" w:rsidR="00000000" w:rsidRPr="00000000">
        <w:rPr>
          <w:rtl w:val="0"/>
        </w:rPr>
        <w:t xml:space="preserve">“Damn, this is heavy.”</w:t>
      </w:r>
    </w:p>
    <w:p w:rsidR="00000000" w:rsidDel="00000000" w:rsidP="00000000" w:rsidRDefault="00000000" w:rsidRPr="00000000" w14:paraId="00000041">
      <w:pPr>
        <w:numPr>
          <w:ilvl w:val="2"/>
          <w:numId w:val="4"/>
        </w:numPr>
        <w:ind w:left="2160" w:hanging="360"/>
        <w:rPr>
          <w:u w:val="none"/>
        </w:rPr>
      </w:pPr>
      <w:r w:rsidDel="00000000" w:rsidR="00000000" w:rsidRPr="00000000">
        <w:rPr>
          <w:rtl w:val="0"/>
        </w:rPr>
        <w:t xml:space="preserve">“I better be getting paid overtime for this.”</w:t>
      </w:r>
    </w:p>
    <w:p w:rsidR="00000000" w:rsidDel="00000000" w:rsidP="00000000" w:rsidRDefault="00000000" w:rsidRPr="00000000" w14:paraId="00000042">
      <w:pPr>
        <w:numPr>
          <w:ilvl w:val="2"/>
          <w:numId w:val="4"/>
        </w:numPr>
        <w:ind w:left="2160" w:hanging="360"/>
        <w:rPr>
          <w:u w:val="none"/>
        </w:rPr>
      </w:pPr>
      <w:r w:rsidDel="00000000" w:rsidR="00000000" w:rsidRPr="00000000">
        <w:rPr>
          <w:rtl w:val="0"/>
        </w:rPr>
        <w:t xml:space="preserve">“Man, I hate this job.”</w:t>
      </w:r>
    </w:p>
    <w:p w:rsidR="00000000" w:rsidDel="00000000" w:rsidP="00000000" w:rsidRDefault="00000000" w:rsidRPr="00000000" w14:paraId="00000043">
      <w:pPr>
        <w:numPr>
          <w:ilvl w:val="1"/>
          <w:numId w:val="4"/>
        </w:numPr>
        <w:ind w:left="1440" w:hanging="360"/>
        <w:rPr>
          <w:u w:val="none"/>
        </w:rPr>
      </w:pPr>
      <w:r w:rsidDel="00000000" w:rsidR="00000000" w:rsidRPr="00000000">
        <w:rPr>
          <w:rtl w:val="0"/>
        </w:rPr>
        <w:t xml:space="preserve">Unloading resources</w:t>
      </w:r>
    </w:p>
    <w:p w:rsidR="00000000" w:rsidDel="00000000" w:rsidP="00000000" w:rsidRDefault="00000000" w:rsidRPr="00000000" w14:paraId="00000044">
      <w:pPr>
        <w:numPr>
          <w:ilvl w:val="2"/>
          <w:numId w:val="4"/>
        </w:numPr>
        <w:ind w:left="2160" w:hanging="360"/>
        <w:rPr>
          <w:u w:val="none"/>
        </w:rPr>
      </w:pPr>
      <w:r w:rsidDel="00000000" w:rsidR="00000000" w:rsidRPr="00000000">
        <w:rPr>
          <w:rtl w:val="0"/>
        </w:rPr>
        <w:t xml:space="preserve">“Someone ordered supplies?”</w:t>
      </w:r>
    </w:p>
    <w:p w:rsidR="00000000" w:rsidDel="00000000" w:rsidP="00000000" w:rsidRDefault="00000000" w:rsidRPr="00000000" w14:paraId="00000045">
      <w:pPr>
        <w:numPr>
          <w:ilvl w:val="2"/>
          <w:numId w:val="4"/>
        </w:numPr>
        <w:ind w:left="2160" w:hanging="360"/>
        <w:rPr>
          <w:u w:val="none"/>
        </w:rPr>
      </w:pPr>
      <w:r w:rsidDel="00000000" w:rsidR="00000000" w:rsidRPr="00000000">
        <w:rPr>
          <w:rtl w:val="0"/>
        </w:rPr>
        <w:t xml:space="preserve">“Special delivery!”</w:t>
      </w:r>
    </w:p>
    <w:p w:rsidR="00000000" w:rsidDel="00000000" w:rsidP="00000000" w:rsidRDefault="00000000" w:rsidRPr="00000000" w14:paraId="00000046">
      <w:pPr>
        <w:numPr>
          <w:ilvl w:val="2"/>
          <w:numId w:val="4"/>
        </w:numPr>
        <w:ind w:left="2160" w:hanging="360"/>
        <w:rPr>
          <w:u w:val="none"/>
        </w:rPr>
      </w:pPr>
      <w:r w:rsidDel="00000000" w:rsidR="00000000" w:rsidRPr="00000000">
        <w:rPr>
          <w:rtl w:val="0"/>
        </w:rPr>
        <w:t xml:space="preserve">“I’ve got your delivery here!”</w:t>
      </w:r>
    </w:p>
    <w:p w:rsidR="00000000" w:rsidDel="00000000" w:rsidP="00000000" w:rsidRDefault="00000000" w:rsidRPr="00000000" w14:paraId="00000047">
      <w:pPr>
        <w:numPr>
          <w:ilvl w:val="2"/>
          <w:numId w:val="4"/>
        </w:numPr>
        <w:ind w:left="2160" w:hanging="360"/>
        <w:rPr>
          <w:u w:val="none"/>
        </w:rPr>
      </w:pPr>
      <w:r w:rsidDel="00000000" w:rsidR="00000000" w:rsidRPr="00000000">
        <w:rPr>
          <w:rtl w:val="0"/>
        </w:rPr>
        <w:t xml:space="preserve">“What, no tip?”</w:t>
      </w:r>
    </w:p>
    <w:p w:rsidR="00000000" w:rsidDel="00000000" w:rsidP="00000000" w:rsidRDefault="00000000" w:rsidRPr="00000000" w14:paraId="00000048">
      <w:pPr>
        <w:numPr>
          <w:ilvl w:val="1"/>
          <w:numId w:val="4"/>
        </w:numPr>
        <w:ind w:left="1440" w:hanging="360"/>
        <w:rPr>
          <w:u w:val="none"/>
        </w:rPr>
      </w:pPr>
      <w:r w:rsidDel="00000000" w:rsidR="00000000" w:rsidRPr="00000000">
        <w:rPr>
          <w:rtl w:val="0"/>
        </w:rPr>
        <w:t xml:space="preserve">Sending to attack (if even possible)</w:t>
      </w:r>
    </w:p>
    <w:p w:rsidR="00000000" w:rsidDel="00000000" w:rsidP="00000000" w:rsidRDefault="00000000" w:rsidRPr="00000000" w14:paraId="00000049">
      <w:pPr>
        <w:numPr>
          <w:ilvl w:val="2"/>
          <w:numId w:val="4"/>
        </w:numPr>
        <w:ind w:left="2160" w:hanging="360"/>
        <w:rPr>
          <w:u w:val="none"/>
        </w:rPr>
      </w:pPr>
      <w:r w:rsidDel="00000000" w:rsidR="00000000" w:rsidRPr="00000000">
        <w:rPr>
          <w:rtl w:val="0"/>
        </w:rPr>
        <w:t xml:space="preserve">“Hey, I wasn’t paid to fight anyone!”</w:t>
      </w:r>
    </w:p>
    <w:p w:rsidR="00000000" w:rsidDel="00000000" w:rsidP="00000000" w:rsidRDefault="00000000" w:rsidRPr="00000000" w14:paraId="0000004A">
      <w:pPr>
        <w:numPr>
          <w:ilvl w:val="2"/>
          <w:numId w:val="4"/>
        </w:numPr>
        <w:ind w:left="2160" w:hanging="360"/>
        <w:rPr>
          <w:u w:val="none"/>
        </w:rPr>
      </w:pPr>
      <w:r w:rsidDel="00000000" w:rsidR="00000000" w:rsidRPr="00000000">
        <w:rPr>
          <w:rtl w:val="0"/>
        </w:rPr>
        <w:t xml:space="preserve">“This wasn’t in the job description!”</w:t>
      </w:r>
    </w:p>
    <w:p w:rsidR="00000000" w:rsidDel="00000000" w:rsidP="00000000" w:rsidRDefault="00000000" w:rsidRPr="00000000" w14:paraId="0000004B">
      <w:pPr>
        <w:numPr>
          <w:ilvl w:val="2"/>
          <w:numId w:val="4"/>
        </w:numPr>
        <w:ind w:left="2160" w:hanging="360"/>
        <w:rPr>
          <w:u w:val="none"/>
        </w:rPr>
      </w:pPr>
      <w:r w:rsidDel="00000000" w:rsidR="00000000" w:rsidRPr="00000000">
        <w:rPr>
          <w:rtl w:val="0"/>
        </w:rPr>
        <w:t xml:space="preserve">“I don’t even have a weapon!”</w:t>
      </w:r>
    </w:p>
    <w:p w:rsidR="00000000" w:rsidDel="00000000" w:rsidP="00000000" w:rsidRDefault="00000000" w:rsidRPr="00000000" w14:paraId="0000004C">
      <w:pPr>
        <w:numPr>
          <w:ilvl w:val="2"/>
          <w:numId w:val="4"/>
        </w:numPr>
        <w:ind w:left="2160" w:hanging="360"/>
        <w:rPr>
          <w:u w:val="none"/>
        </w:rPr>
      </w:pPr>
      <w:r w:rsidDel="00000000" w:rsidR="00000000" w:rsidRPr="00000000">
        <w:rPr>
          <w:rtl w:val="0"/>
        </w:rPr>
        <w:t xml:space="preserve">“I mean, I guess I can try.”</w:t>
      </w:r>
    </w:p>
    <w:p w:rsidR="00000000" w:rsidDel="00000000" w:rsidP="00000000" w:rsidRDefault="00000000" w:rsidRPr="00000000" w14:paraId="0000004D">
      <w:pPr>
        <w:numPr>
          <w:ilvl w:val="2"/>
          <w:numId w:val="4"/>
        </w:numPr>
        <w:spacing w:after="0" w:afterAutospacing="0"/>
        <w:ind w:left="2160" w:hanging="360"/>
        <w:rPr>
          <w:u w:val="none"/>
        </w:rPr>
      </w:pPr>
      <w:r w:rsidDel="00000000" w:rsidR="00000000" w:rsidRPr="00000000">
        <w:rPr>
          <w:rtl w:val="0"/>
        </w:rPr>
        <w:t xml:space="preserve">“Whatever, as long as I get paid.”</w:t>
      </w:r>
    </w:p>
    <w:p w:rsidR="00000000" w:rsidDel="00000000" w:rsidP="00000000" w:rsidRDefault="00000000" w:rsidRPr="00000000" w14:paraId="0000004E">
      <w:pPr>
        <w:pStyle w:val="Heading5"/>
        <w:numPr>
          <w:ilvl w:val="0"/>
          <w:numId w:val="4"/>
        </w:numPr>
        <w:spacing w:after="0" w:afterAutospacing="0" w:before="0" w:beforeAutospacing="0"/>
        <w:ind w:left="720" w:hanging="360"/>
        <w:rPr/>
      </w:pPr>
      <w:bookmarkStart w:colFirst="0" w:colLast="0" w:name="_aqwi9zgn0e23" w:id="7"/>
      <w:bookmarkEnd w:id="7"/>
      <w:commentRangeStart w:id="17"/>
      <w:r w:rsidDel="00000000" w:rsidR="00000000" w:rsidRPr="00000000">
        <w:rPr>
          <w:rtl w:val="0"/>
        </w:rPr>
        <w:t xml:space="preserve">Soldiers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4F">
      <w:pPr>
        <w:numPr>
          <w:ilvl w:val="1"/>
          <w:numId w:val="4"/>
        </w:numPr>
        <w:ind w:left="1440" w:hanging="360"/>
      </w:pPr>
      <w:r w:rsidDel="00000000" w:rsidR="00000000" w:rsidRPr="00000000">
        <w:rPr>
          <w:rtl w:val="0"/>
        </w:rPr>
        <w:t xml:space="preserve">Clicking on them</w:t>
      </w:r>
    </w:p>
    <w:p w:rsidR="00000000" w:rsidDel="00000000" w:rsidP="00000000" w:rsidRDefault="00000000" w:rsidRPr="00000000" w14:paraId="00000050">
      <w:pPr>
        <w:numPr>
          <w:ilvl w:val="2"/>
          <w:numId w:val="4"/>
        </w:numPr>
        <w:ind w:left="2160" w:hanging="360"/>
        <w:rPr>
          <w:u w:val="none"/>
        </w:rPr>
      </w:pPr>
      <w:r w:rsidDel="00000000" w:rsidR="00000000" w:rsidRPr="00000000">
        <w:rPr>
          <w:rtl w:val="0"/>
        </w:rPr>
        <w:t xml:space="preserve">“Yes, Sir!”</w:t>
      </w:r>
    </w:p>
    <w:p w:rsidR="00000000" w:rsidDel="00000000" w:rsidP="00000000" w:rsidRDefault="00000000" w:rsidRPr="00000000" w14:paraId="00000051">
      <w:pPr>
        <w:numPr>
          <w:ilvl w:val="2"/>
          <w:numId w:val="4"/>
        </w:numPr>
        <w:ind w:left="2160" w:hanging="360"/>
        <w:rPr>
          <w:u w:val="none"/>
        </w:rPr>
      </w:pPr>
      <w:r w:rsidDel="00000000" w:rsidR="00000000" w:rsidRPr="00000000">
        <w:rPr>
          <w:rtl w:val="0"/>
        </w:rPr>
        <w:t xml:space="preserve">“Your orders, Sir!”</w:t>
      </w:r>
    </w:p>
    <w:p w:rsidR="00000000" w:rsidDel="00000000" w:rsidP="00000000" w:rsidRDefault="00000000" w:rsidRPr="00000000" w14:paraId="00000052">
      <w:pPr>
        <w:numPr>
          <w:ilvl w:val="2"/>
          <w:numId w:val="4"/>
        </w:numPr>
        <w:ind w:left="2160" w:hanging="360"/>
        <w:rPr>
          <w:u w:val="none"/>
        </w:rPr>
      </w:pPr>
      <w:r w:rsidDel="00000000" w:rsidR="00000000" w:rsidRPr="00000000">
        <w:rPr>
          <w:rtl w:val="0"/>
        </w:rPr>
        <w:t xml:space="preserve">“We are ready to fight!”</w:t>
      </w:r>
    </w:p>
    <w:p w:rsidR="00000000" w:rsidDel="00000000" w:rsidP="00000000" w:rsidRDefault="00000000" w:rsidRPr="00000000" w14:paraId="00000053">
      <w:pPr>
        <w:numPr>
          <w:ilvl w:val="1"/>
          <w:numId w:val="4"/>
        </w:numPr>
        <w:ind w:left="1440" w:hanging="360"/>
        <w:rPr>
          <w:u w:val="none"/>
        </w:rPr>
      </w:pPr>
      <w:r w:rsidDel="00000000" w:rsidR="00000000" w:rsidRPr="00000000">
        <w:rPr>
          <w:rtl w:val="0"/>
        </w:rPr>
        <w:t xml:space="preserve">Sending to attack</w:t>
      </w:r>
    </w:p>
    <w:p w:rsidR="00000000" w:rsidDel="00000000" w:rsidP="00000000" w:rsidRDefault="00000000" w:rsidRPr="00000000" w14:paraId="00000054">
      <w:pPr>
        <w:numPr>
          <w:ilvl w:val="2"/>
          <w:numId w:val="4"/>
        </w:numPr>
        <w:ind w:left="2160" w:hanging="360"/>
        <w:rPr>
          <w:u w:val="none"/>
        </w:rPr>
      </w:pPr>
      <w:r w:rsidDel="00000000" w:rsidR="00000000" w:rsidRPr="00000000">
        <w:rPr>
          <w:rtl w:val="0"/>
        </w:rPr>
        <w:t xml:space="preserve">“We’ll drive them back!”</w:t>
      </w:r>
    </w:p>
    <w:p w:rsidR="00000000" w:rsidDel="00000000" w:rsidP="00000000" w:rsidRDefault="00000000" w:rsidRPr="00000000" w14:paraId="00000055">
      <w:pPr>
        <w:numPr>
          <w:ilvl w:val="2"/>
          <w:numId w:val="4"/>
        </w:numPr>
        <w:ind w:left="2160" w:hanging="360"/>
        <w:rPr>
          <w:u w:val="none"/>
        </w:rPr>
      </w:pPr>
      <w:r w:rsidDel="00000000" w:rsidR="00000000" w:rsidRPr="00000000">
        <w:rPr>
          <w:rtl w:val="0"/>
        </w:rPr>
        <w:t xml:space="preserve">“For Agrestia!”</w:t>
      </w:r>
    </w:p>
    <w:p w:rsidR="00000000" w:rsidDel="00000000" w:rsidP="00000000" w:rsidRDefault="00000000" w:rsidRPr="00000000" w14:paraId="00000056">
      <w:pPr>
        <w:numPr>
          <w:ilvl w:val="2"/>
          <w:numId w:val="4"/>
        </w:numPr>
        <w:ind w:left="2160" w:hanging="360"/>
        <w:rPr>
          <w:u w:val="none"/>
        </w:rPr>
      </w:pPr>
      <w:r w:rsidDel="00000000" w:rsidR="00000000" w:rsidRPr="00000000">
        <w:rPr>
          <w:rtl w:val="0"/>
        </w:rPr>
        <w:t xml:space="preserve">“Charge!” [shouted, drawn out]</w:t>
      </w:r>
    </w:p>
    <w:p w:rsidR="00000000" w:rsidDel="00000000" w:rsidP="00000000" w:rsidRDefault="00000000" w:rsidRPr="00000000" w14:paraId="00000057">
      <w:pPr>
        <w:numPr>
          <w:ilvl w:val="2"/>
          <w:numId w:val="4"/>
        </w:numPr>
        <w:ind w:left="2160" w:hanging="360"/>
        <w:rPr>
          <w:u w:val="none"/>
        </w:rPr>
      </w:pPr>
      <w:r w:rsidDel="00000000" w:rsidR="00000000" w:rsidRPr="00000000">
        <w:rPr>
          <w:rtl w:val="0"/>
        </w:rPr>
        <w:t xml:space="preserve">“Send them to the abyss!”</w:t>
      </w:r>
    </w:p>
    <w:p w:rsidR="00000000" w:rsidDel="00000000" w:rsidP="00000000" w:rsidRDefault="00000000" w:rsidRPr="00000000" w14:paraId="00000058">
      <w:pPr>
        <w:numPr>
          <w:ilvl w:val="2"/>
          <w:numId w:val="4"/>
        </w:numPr>
        <w:ind w:left="2160" w:hanging="360"/>
        <w:rPr>
          <w:u w:val="none"/>
        </w:rPr>
      </w:pPr>
      <w:r w:rsidDel="00000000" w:rsidR="00000000" w:rsidRPr="00000000">
        <w:rPr>
          <w:rtl w:val="0"/>
        </w:rPr>
        <w:t xml:space="preserve">“Make them regret this day!”</w:t>
      </w:r>
    </w:p>
    <w:p w:rsidR="00000000" w:rsidDel="00000000" w:rsidP="00000000" w:rsidRDefault="00000000" w:rsidRPr="00000000" w14:paraId="00000059">
      <w:pPr>
        <w:numPr>
          <w:ilvl w:val="2"/>
          <w:numId w:val="4"/>
        </w:numPr>
        <w:ind w:left="2160" w:hanging="360"/>
        <w:rPr>
          <w:u w:val="none"/>
        </w:rPr>
      </w:pPr>
      <w:r w:rsidDel="00000000" w:rsidR="00000000" w:rsidRPr="00000000">
        <w:rPr>
          <w:rtl w:val="0"/>
        </w:rPr>
        <w:t xml:space="preserve">“Leave no one alive!”</w:t>
      </w:r>
    </w:p>
    <w:p w:rsidR="00000000" w:rsidDel="00000000" w:rsidP="00000000" w:rsidRDefault="00000000" w:rsidRPr="00000000" w14:paraId="0000005A">
      <w:pPr>
        <w:numPr>
          <w:ilvl w:val="2"/>
          <w:numId w:val="4"/>
        </w:numPr>
        <w:ind w:left="2160" w:hanging="360"/>
        <w:rPr>
          <w:u w:val="none"/>
        </w:rPr>
      </w:pPr>
      <w:r w:rsidDel="00000000" w:rsidR="00000000" w:rsidRPr="00000000">
        <w:rPr>
          <w:rtl w:val="0"/>
        </w:rPr>
        <w:t xml:space="preserve">“It’s them or us, now go!”</w:t>
      </w:r>
    </w:p>
    <w:p w:rsidR="00000000" w:rsidDel="00000000" w:rsidP="00000000" w:rsidRDefault="00000000" w:rsidRPr="00000000" w14:paraId="0000005B">
      <w:pPr>
        <w:numPr>
          <w:ilvl w:val="2"/>
          <w:numId w:val="4"/>
        </w:numPr>
        <w:ind w:left="2160" w:hanging="360"/>
        <w:rPr>
          <w:u w:val="none"/>
        </w:rPr>
      </w:pPr>
      <w:r w:rsidDel="00000000" w:rsidR="00000000" w:rsidRPr="00000000">
        <w:rPr>
          <w:rtl w:val="0"/>
        </w:rPr>
        <w:t xml:space="preserve">“Let’s end this war!”</w:t>
      </w:r>
    </w:p>
    <w:p w:rsidR="00000000" w:rsidDel="00000000" w:rsidP="00000000" w:rsidRDefault="00000000" w:rsidRPr="00000000" w14:paraId="0000005C">
      <w:pPr>
        <w:numPr>
          <w:ilvl w:val="1"/>
          <w:numId w:val="4"/>
        </w:numPr>
        <w:ind w:left="1440" w:hanging="360"/>
        <w:rPr>
          <w:u w:val="none"/>
        </w:rPr>
      </w:pPr>
      <w:r w:rsidDel="00000000" w:rsidR="00000000" w:rsidRPr="00000000">
        <w:rPr>
          <w:rtl w:val="0"/>
        </w:rPr>
        <w:t xml:space="preserve">Moving around</w:t>
      </w:r>
    </w:p>
    <w:p w:rsidR="00000000" w:rsidDel="00000000" w:rsidP="00000000" w:rsidRDefault="00000000" w:rsidRPr="00000000" w14:paraId="0000005D">
      <w:pPr>
        <w:numPr>
          <w:ilvl w:val="2"/>
          <w:numId w:val="4"/>
        </w:numPr>
        <w:ind w:left="2160" w:hanging="360"/>
        <w:rPr>
          <w:u w:val="none"/>
        </w:rPr>
      </w:pPr>
      <w:r w:rsidDel="00000000" w:rsidR="00000000" w:rsidRPr="00000000">
        <w:rPr>
          <w:rtl w:val="0"/>
        </w:rPr>
        <w:t xml:space="preserve">“Moving out, Sir!”</w:t>
      </w:r>
    </w:p>
    <w:p w:rsidR="00000000" w:rsidDel="00000000" w:rsidP="00000000" w:rsidRDefault="00000000" w:rsidRPr="00000000" w14:paraId="0000005E">
      <w:pPr>
        <w:numPr>
          <w:ilvl w:val="2"/>
          <w:numId w:val="4"/>
        </w:numPr>
        <w:ind w:left="2160" w:hanging="360"/>
        <w:rPr>
          <w:u w:val="none"/>
        </w:rPr>
      </w:pPr>
      <w:r w:rsidDel="00000000" w:rsidR="00000000" w:rsidRPr="00000000">
        <w:rPr>
          <w:rtl w:val="0"/>
        </w:rPr>
        <w:t xml:space="preserve">“Advancing!”</w:t>
      </w:r>
    </w:p>
    <w:p w:rsidR="00000000" w:rsidDel="00000000" w:rsidP="00000000" w:rsidRDefault="00000000" w:rsidRPr="00000000" w14:paraId="0000005F">
      <w:pPr>
        <w:numPr>
          <w:ilvl w:val="2"/>
          <w:numId w:val="4"/>
        </w:numPr>
        <w:ind w:left="2160" w:hanging="360"/>
        <w:rPr>
          <w:u w:val="none"/>
        </w:rPr>
      </w:pPr>
      <w:r w:rsidDel="00000000" w:rsidR="00000000" w:rsidRPr="00000000">
        <w:rPr>
          <w:rtl w:val="0"/>
        </w:rPr>
        <w:t xml:space="preserve">“Forward!”</w:t>
      </w:r>
    </w:p>
    <w:p w:rsidR="00000000" w:rsidDel="00000000" w:rsidP="00000000" w:rsidRDefault="00000000" w:rsidRPr="00000000" w14:paraId="00000060">
      <w:pPr>
        <w:numPr>
          <w:ilvl w:val="2"/>
          <w:numId w:val="4"/>
        </w:numPr>
        <w:spacing w:after="0" w:afterAutospacing="0"/>
        <w:ind w:left="2160" w:hanging="360"/>
        <w:rPr>
          <w:u w:val="none"/>
        </w:rPr>
      </w:pPr>
      <w:r w:rsidDel="00000000" w:rsidR="00000000" w:rsidRPr="00000000">
        <w:rPr>
          <w:rtl w:val="0"/>
        </w:rPr>
        <w:t xml:space="preserve">“Look lively, people, it’s time to move!”</w:t>
      </w:r>
    </w:p>
    <w:p w:rsidR="00000000" w:rsidDel="00000000" w:rsidP="00000000" w:rsidRDefault="00000000" w:rsidRPr="00000000" w14:paraId="00000061">
      <w:pPr>
        <w:pStyle w:val="Heading5"/>
        <w:numPr>
          <w:ilvl w:val="0"/>
          <w:numId w:val="4"/>
        </w:numPr>
        <w:spacing w:after="0" w:afterAutospacing="0" w:before="0" w:beforeAutospacing="0"/>
        <w:ind w:left="720" w:hanging="360"/>
        <w:rPr/>
      </w:pPr>
      <w:bookmarkStart w:colFirst="0" w:colLast="0" w:name="_6aumyh4yagxj" w:id="8"/>
      <w:bookmarkEnd w:id="8"/>
      <w:commentRangeStart w:id="18"/>
      <w:r w:rsidDel="00000000" w:rsidR="00000000" w:rsidRPr="00000000">
        <w:rPr>
          <w:rtl w:val="0"/>
        </w:rPr>
        <w:t xml:space="preserve">Archer</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62">
      <w:pPr>
        <w:numPr>
          <w:ilvl w:val="1"/>
          <w:numId w:val="4"/>
        </w:numPr>
        <w:ind w:left="1440" w:hanging="360"/>
      </w:pPr>
      <w:r w:rsidDel="00000000" w:rsidR="00000000" w:rsidRPr="00000000">
        <w:rPr>
          <w:rtl w:val="0"/>
        </w:rPr>
        <w:t xml:space="preserve">Clicking on them</w:t>
      </w:r>
    </w:p>
    <w:p w:rsidR="00000000" w:rsidDel="00000000" w:rsidP="00000000" w:rsidRDefault="00000000" w:rsidRPr="00000000" w14:paraId="00000063">
      <w:pPr>
        <w:numPr>
          <w:ilvl w:val="2"/>
          <w:numId w:val="4"/>
        </w:numPr>
        <w:ind w:left="2160" w:hanging="360"/>
        <w:rPr>
          <w:u w:val="none"/>
        </w:rPr>
      </w:pPr>
      <w:r w:rsidDel="00000000" w:rsidR="00000000" w:rsidRPr="00000000">
        <w:rPr>
          <w:rtl w:val="0"/>
        </w:rPr>
        <w:t xml:space="preserve">“You have my bow, Lord.”</w:t>
      </w:r>
    </w:p>
    <w:p w:rsidR="00000000" w:rsidDel="00000000" w:rsidP="00000000" w:rsidRDefault="00000000" w:rsidRPr="00000000" w14:paraId="00000064">
      <w:pPr>
        <w:numPr>
          <w:ilvl w:val="2"/>
          <w:numId w:val="4"/>
        </w:numPr>
        <w:ind w:left="2160" w:hanging="360"/>
        <w:rPr>
          <w:u w:val="none"/>
        </w:rPr>
      </w:pPr>
      <w:r w:rsidDel="00000000" w:rsidR="00000000" w:rsidRPr="00000000">
        <w:rPr>
          <w:rtl w:val="0"/>
        </w:rPr>
        <w:t xml:space="preserve">“I’ll do what I can.”</w:t>
      </w:r>
    </w:p>
    <w:p w:rsidR="00000000" w:rsidDel="00000000" w:rsidP="00000000" w:rsidRDefault="00000000" w:rsidRPr="00000000" w14:paraId="00000065">
      <w:pPr>
        <w:numPr>
          <w:ilvl w:val="2"/>
          <w:numId w:val="4"/>
        </w:numPr>
        <w:ind w:left="2160" w:hanging="360"/>
        <w:rPr>
          <w:u w:val="none"/>
        </w:rPr>
      </w:pPr>
      <w:r w:rsidDel="00000000" w:rsidR="00000000" w:rsidRPr="00000000">
        <w:rPr>
          <w:rtl w:val="0"/>
        </w:rPr>
        <w:t xml:space="preserve">“Your orders, Lord?”</w:t>
      </w:r>
    </w:p>
    <w:p w:rsidR="00000000" w:rsidDel="00000000" w:rsidP="00000000" w:rsidRDefault="00000000" w:rsidRPr="00000000" w14:paraId="00000066">
      <w:pPr>
        <w:numPr>
          <w:ilvl w:val="2"/>
          <w:numId w:val="4"/>
        </w:numPr>
        <w:ind w:left="2160" w:hanging="360"/>
        <w:rPr>
          <w:u w:val="none"/>
        </w:rPr>
      </w:pPr>
      <w:r w:rsidDel="00000000" w:rsidR="00000000" w:rsidRPr="00000000">
        <w:rPr>
          <w:rtl w:val="0"/>
        </w:rPr>
        <w:t xml:space="preserve">“Ready to attack, Lord.”</w:t>
      </w:r>
    </w:p>
    <w:p w:rsidR="00000000" w:rsidDel="00000000" w:rsidP="00000000" w:rsidRDefault="00000000" w:rsidRPr="00000000" w14:paraId="00000067">
      <w:pPr>
        <w:numPr>
          <w:ilvl w:val="1"/>
          <w:numId w:val="4"/>
        </w:numPr>
        <w:ind w:left="1440" w:hanging="360"/>
        <w:rPr>
          <w:u w:val="none"/>
        </w:rPr>
      </w:pPr>
      <w:r w:rsidDel="00000000" w:rsidR="00000000" w:rsidRPr="00000000">
        <w:rPr>
          <w:rtl w:val="0"/>
        </w:rPr>
        <w:t xml:space="preserve">Sending to attack</w:t>
      </w:r>
    </w:p>
    <w:p w:rsidR="00000000" w:rsidDel="00000000" w:rsidP="00000000" w:rsidRDefault="00000000" w:rsidRPr="00000000" w14:paraId="00000068">
      <w:pPr>
        <w:numPr>
          <w:ilvl w:val="2"/>
          <w:numId w:val="4"/>
        </w:numPr>
        <w:ind w:left="2160" w:hanging="360"/>
        <w:rPr>
          <w:u w:val="none"/>
        </w:rPr>
      </w:pPr>
      <w:r w:rsidDel="00000000" w:rsidR="00000000" w:rsidRPr="00000000">
        <w:rPr>
          <w:rtl w:val="0"/>
        </w:rPr>
        <w:t xml:space="preserve">“I’ll give them a volley.”</w:t>
      </w:r>
    </w:p>
    <w:p w:rsidR="00000000" w:rsidDel="00000000" w:rsidP="00000000" w:rsidRDefault="00000000" w:rsidRPr="00000000" w14:paraId="00000069">
      <w:pPr>
        <w:numPr>
          <w:ilvl w:val="2"/>
          <w:numId w:val="4"/>
        </w:numPr>
        <w:ind w:left="2160" w:hanging="360"/>
        <w:rPr>
          <w:u w:val="none"/>
        </w:rPr>
      </w:pPr>
      <w:r w:rsidDel="00000000" w:rsidR="00000000" w:rsidRPr="00000000">
        <w:rPr>
          <w:rtl w:val="0"/>
        </w:rPr>
        <w:t xml:space="preserve">“Opening fire.”</w:t>
      </w:r>
    </w:p>
    <w:p w:rsidR="00000000" w:rsidDel="00000000" w:rsidP="00000000" w:rsidRDefault="00000000" w:rsidRPr="00000000" w14:paraId="0000006A">
      <w:pPr>
        <w:numPr>
          <w:ilvl w:val="2"/>
          <w:numId w:val="4"/>
        </w:numPr>
        <w:ind w:left="2160" w:hanging="360"/>
      </w:pPr>
      <w:r w:rsidDel="00000000" w:rsidR="00000000" w:rsidRPr="00000000">
        <w:rPr>
          <w:rtl w:val="0"/>
        </w:rPr>
        <w:t xml:space="preserve">“I never thought I would have to turn my bow on my own people.”</w:t>
      </w:r>
    </w:p>
    <w:p w:rsidR="00000000" w:rsidDel="00000000" w:rsidP="00000000" w:rsidRDefault="00000000" w:rsidRPr="00000000" w14:paraId="0000006B">
      <w:pPr>
        <w:numPr>
          <w:ilvl w:val="1"/>
          <w:numId w:val="4"/>
        </w:numPr>
        <w:ind w:left="1440" w:hanging="360"/>
        <w:rPr>
          <w:u w:val="none"/>
        </w:rPr>
      </w:pPr>
      <w:r w:rsidDel="00000000" w:rsidR="00000000" w:rsidRPr="00000000">
        <w:rPr>
          <w:rtl w:val="0"/>
        </w:rPr>
        <w:t xml:space="preserve">Moving around</w:t>
      </w:r>
    </w:p>
    <w:p w:rsidR="00000000" w:rsidDel="00000000" w:rsidP="00000000" w:rsidRDefault="00000000" w:rsidRPr="00000000" w14:paraId="0000006C">
      <w:pPr>
        <w:numPr>
          <w:ilvl w:val="2"/>
          <w:numId w:val="4"/>
        </w:numPr>
        <w:ind w:left="2160" w:hanging="360"/>
        <w:rPr>
          <w:u w:val="none"/>
        </w:rPr>
      </w:pPr>
      <w:r w:rsidDel="00000000" w:rsidR="00000000" w:rsidRPr="00000000">
        <w:rPr>
          <w:rtl w:val="0"/>
        </w:rPr>
        <w:t xml:space="preserve">“Quickly, now.”</w:t>
      </w:r>
    </w:p>
    <w:p w:rsidR="00000000" w:rsidDel="00000000" w:rsidP="00000000" w:rsidRDefault="00000000" w:rsidRPr="00000000" w14:paraId="0000006D">
      <w:pPr>
        <w:numPr>
          <w:ilvl w:val="2"/>
          <w:numId w:val="4"/>
        </w:numPr>
        <w:ind w:left="2160" w:hanging="360"/>
        <w:rPr>
          <w:u w:val="none"/>
        </w:rPr>
      </w:pPr>
      <w:r w:rsidDel="00000000" w:rsidR="00000000" w:rsidRPr="00000000">
        <w:rPr>
          <w:rtl w:val="0"/>
        </w:rPr>
        <w:t xml:space="preserve">“Let’s get a better shot.”</w:t>
      </w:r>
    </w:p>
    <w:p w:rsidR="00000000" w:rsidDel="00000000" w:rsidP="00000000" w:rsidRDefault="00000000" w:rsidRPr="00000000" w14:paraId="0000006E">
      <w:pPr>
        <w:numPr>
          <w:ilvl w:val="2"/>
          <w:numId w:val="4"/>
        </w:numPr>
        <w:spacing w:after="0" w:afterAutospacing="0"/>
        <w:ind w:left="2160" w:hanging="360"/>
        <w:rPr>
          <w:u w:val="none"/>
        </w:rPr>
      </w:pPr>
      <w:r w:rsidDel="00000000" w:rsidR="00000000" w:rsidRPr="00000000">
        <w:rPr>
          <w:rtl w:val="0"/>
        </w:rPr>
        <w:t xml:space="preserve">“On the move.”</w:t>
      </w:r>
    </w:p>
    <w:p w:rsidR="00000000" w:rsidDel="00000000" w:rsidP="00000000" w:rsidRDefault="00000000" w:rsidRPr="00000000" w14:paraId="0000006F">
      <w:pPr>
        <w:pStyle w:val="Heading5"/>
        <w:numPr>
          <w:ilvl w:val="0"/>
          <w:numId w:val="4"/>
        </w:numPr>
        <w:spacing w:after="0" w:afterAutospacing="0" w:before="0" w:beforeAutospacing="0"/>
        <w:ind w:left="720" w:hanging="360"/>
        <w:rPr/>
      </w:pPr>
      <w:bookmarkStart w:colFirst="0" w:colLast="0" w:name="_oa6n3gb2oz4s" w:id="9"/>
      <w:bookmarkEnd w:id="9"/>
      <w:commentRangeStart w:id="19"/>
      <w:r w:rsidDel="00000000" w:rsidR="00000000" w:rsidRPr="00000000">
        <w:rPr>
          <w:rtl w:val="0"/>
        </w:rPr>
        <w:t xml:space="preserve">Scout</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70">
      <w:pPr>
        <w:numPr>
          <w:ilvl w:val="1"/>
          <w:numId w:val="4"/>
        </w:numPr>
        <w:ind w:left="1440" w:hanging="360"/>
      </w:pPr>
      <w:r w:rsidDel="00000000" w:rsidR="00000000" w:rsidRPr="00000000">
        <w:rPr>
          <w:rtl w:val="0"/>
        </w:rPr>
        <w:t xml:space="preserve">Clicking on them</w:t>
      </w:r>
    </w:p>
    <w:p w:rsidR="00000000" w:rsidDel="00000000" w:rsidP="00000000" w:rsidRDefault="00000000" w:rsidRPr="00000000" w14:paraId="00000071">
      <w:pPr>
        <w:numPr>
          <w:ilvl w:val="2"/>
          <w:numId w:val="4"/>
        </w:numPr>
        <w:ind w:left="2160" w:hanging="360"/>
        <w:rPr>
          <w:u w:val="none"/>
        </w:rPr>
      </w:pPr>
      <w:r w:rsidDel="00000000" w:rsidR="00000000" w:rsidRPr="00000000">
        <w:rPr>
          <w:rtl w:val="0"/>
        </w:rPr>
        <w:t xml:space="preserve">“Ready to move out.”</w:t>
      </w:r>
    </w:p>
    <w:p w:rsidR="00000000" w:rsidDel="00000000" w:rsidP="00000000" w:rsidRDefault="00000000" w:rsidRPr="00000000" w14:paraId="00000072">
      <w:pPr>
        <w:numPr>
          <w:ilvl w:val="2"/>
          <w:numId w:val="4"/>
        </w:numPr>
        <w:ind w:left="2160" w:hanging="360"/>
        <w:rPr>
          <w:u w:val="none"/>
        </w:rPr>
      </w:pPr>
      <w:r w:rsidDel="00000000" w:rsidR="00000000" w:rsidRPr="00000000">
        <w:rPr>
          <w:rtl w:val="0"/>
        </w:rPr>
        <w:t xml:space="preserve">“Just tell me where to go.”</w:t>
      </w:r>
    </w:p>
    <w:p w:rsidR="00000000" w:rsidDel="00000000" w:rsidP="00000000" w:rsidRDefault="00000000" w:rsidRPr="00000000" w14:paraId="00000073">
      <w:pPr>
        <w:numPr>
          <w:ilvl w:val="2"/>
          <w:numId w:val="4"/>
        </w:numPr>
        <w:ind w:left="2160" w:hanging="360"/>
        <w:rPr>
          <w:u w:val="none"/>
        </w:rPr>
      </w:pPr>
      <w:r w:rsidDel="00000000" w:rsidR="00000000" w:rsidRPr="00000000">
        <w:rPr>
          <w:rtl w:val="0"/>
        </w:rPr>
        <w:t xml:space="preserve">“Where am I headed, Lord?”</w:t>
      </w:r>
    </w:p>
    <w:p w:rsidR="00000000" w:rsidDel="00000000" w:rsidP="00000000" w:rsidRDefault="00000000" w:rsidRPr="00000000" w14:paraId="00000074">
      <w:pPr>
        <w:numPr>
          <w:ilvl w:val="1"/>
          <w:numId w:val="4"/>
        </w:numPr>
        <w:ind w:left="1440" w:hanging="360"/>
        <w:rPr>
          <w:u w:val="none"/>
        </w:rPr>
      </w:pPr>
      <w:r w:rsidDel="00000000" w:rsidR="00000000" w:rsidRPr="00000000">
        <w:rPr>
          <w:rtl w:val="0"/>
        </w:rPr>
        <w:t xml:space="preserve">Sending to attack</w:t>
      </w:r>
    </w:p>
    <w:p w:rsidR="00000000" w:rsidDel="00000000" w:rsidP="00000000" w:rsidRDefault="00000000" w:rsidRPr="00000000" w14:paraId="00000075">
      <w:pPr>
        <w:numPr>
          <w:ilvl w:val="2"/>
          <w:numId w:val="4"/>
        </w:numPr>
        <w:ind w:left="2160" w:hanging="360"/>
        <w:rPr>
          <w:u w:val="none"/>
        </w:rPr>
      </w:pPr>
      <w:r w:rsidDel="00000000" w:rsidR="00000000" w:rsidRPr="00000000">
        <w:rPr>
          <w:rtl w:val="0"/>
        </w:rPr>
        <w:t xml:space="preserve">“I’ll do my best.”</w:t>
      </w:r>
    </w:p>
    <w:p w:rsidR="00000000" w:rsidDel="00000000" w:rsidP="00000000" w:rsidRDefault="00000000" w:rsidRPr="00000000" w14:paraId="00000076">
      <w:pPr>
        <w:numPr>
          <w:ilvl w:val="2"/>
          <w:numId w:val="4"/>
        </w:numPr>
        <w:ind w:left="2160" w:hanging="360"/>
        <w:rPr>
          <w:u w:val="none"/>
        </w:rPr>
      </w:pPr>
      <w:r w:rsidDel="00000000" w:rsidR="00000000" w:rsidRPr="00000000">
        <w:rPr>
          <w:rtl w:val="0"/>
        </w:rPr>
        <w:t xml:space="preserve">“I’m not sure this is a good idea, Lord.”</w:t>
      </w:r>
    </w:p>
    <w:p w:rsidR="00000000" w:rsidDel="00000000" w:rsidP="00000000" w:rsidRDefault="00000000" w:rsidRPr="00000000" w14:paraId="00000077">
      <w:pPr>
        <w:numPr>
          <w:ilvl w:val="2"/>
          <w:numId w:val="4"/>
        </w:numPr>
        <w:ind w:left="2160" w:hanging="360"/>
        <w:rPr>
          <w:u w:val="none"/>
        </w:rPr>
      </w:pPr>
      <w:r w:rsidDel="00000000" w:rsidR="00000000" w:rsidRPr="00000000">
        <w:rPr>
          <w:rtl w:val="0"/>
        </w:rPr>
        <w:t xml:space="preserve">“You could have given me a better weapon, at least.”</w:t>
      </w:r>
    </w:p>
    <w:p w:rsidR="00000000" w:rsidDel="00000000" w:rsidP="00000000" w:rsidRDefault="00000000" w:rsidRPr="00000000" w14:paraId="00000078">
      <w:pPr>
        <w:numPr>
          <w:ilvl w:val="1"/>
          <w:numId w:val="4"/>
        </w:numPr>
        <w:ind w:left="1440" w:hanging="360"/>
        <w:rPr>
          <w:u w:val="none"/>
        </w:rPr>
      </w:pPr>
      <w:r w:rsidDel="00000000" w:rsidR="00000000" w:rsidRPr="00000000">
        <w:rPr>
          <w:rtl w:val="0"/>
        </w:rPr>
        <w:t xml:space="preserve">Moving around</w:t>
      </w:r>
    </w:p>
    <w:p w:rsidR="00000000" w:rsidDel="00000000" w:rsidP="00000000" w:rsidRDefault="00000000" w:rsidRPr="00000000" w14:paraId="00000079">
      <w:pPr>
        <w:numPr>
          <w:ilvl w:val="2"/>
          <w:numId w:val="4"/>
        </w:numPr>
        <w:ind w:left="2160" w:hanging="360"/>
        <w:rPr>
          <w:u w:val="none"/>
        </w:rPr>
      </w:pPr>
      <w:r w:rsidDel="00000000" w:rsidR="00000000" w:rsidRPr="00000000">
        <w:rPr>
          <w:rtl w:val="0"/>
        </w:rPr>
        <w:t xml:space="preserve">“Heading out.”</w:t>
      </w:r>
    </w:p>
    <w:p w:rsidR="00000000" w:rsidDel="00000000" w:rsidP="00000000" w:rsidRDefault="00000000" w:rsidRPr="00000000" w14:paraId="0000007A">
      <w:pPr>
        <w:numPr>
          <w:ilvl w:val="2"/>
          <w:numId w:val="4"/>
        </w:numPr>
        <w:ind w:left="2160" w:hanging="360"/>
        <w:rPr>
          <w:u w:val="none"/>
        </w:rPr>
      </w:pPr>
      <w:r w:rsidDel="00000000" w:rsidR="00000000" w:rsidRPr="00000000">
        <w:rPr>
          <w:rtl w:val="0"/>
        </w:rPr>
        <w:t xml:space="preserve">“On my way.”</w:t>
      </w:r>
    </w:p>
    <w:p w:rsidR="00000000" w:rsidDel="00000000" w:rsidP="00000000" w:rsidRDefault="00000000" w:rsidRPr="00000000" w14:paraId="0000007B">
      <w:pPr>
        <w:numPr>
          <w:ilvl w:val="2"/>
          <w:numId w:val="4"/>
        </w:numPr>
        <w:ind w:left="2160" w:hanging="360"/>
        <w:rPr>
          <w:u w:val="none"/>
        </w:rPr>
      </w:pPr>
      <w:r w:rsidDel="00000000" w:rsidR="00000000" w:rsidRPr="00000000">
        <w:rPr>
          <w:rtl w:val="0"/>
        </w:rPr>
        <w:t xml:space="preserve">“Scouting the area.”</w:t>
      </w:r>
    </w:p>
    <w:p w:rsidR="00000000" w:rsidDel="00000000" w:rsidP="00000000" w:rsidRDefault="00000000" w:rsidRPr="00000000" w14:paraId="0000007C">
      <w:pPr>
        <w:numPr>
          <w:ilvl w:val="2"/>
          <w:numId w:val="4"/>
        </w:numPr>
        <w:spacing w:after="0" w:afterAutospacing="0"/>
        <w:ind w:left="2160" w:hanging="360"/>
        <w:rPr>
          <w:u w:val="none"/>
        </w:rPr>
      </w:pPr>
      <w:r w:rsidDel="00000000" w:rsidR="00000000" w:rsidRPr="00000000">
        <w:rPr>
          <w:rtl w:val="0"/>
        </w:rPr>
        <w:t xml:space="preserve">“Getting a better look.”</w:t>
      </w:r>
    </w:p>
    <w:p w:rsidR="00000000" w:rsidDel="00000000" w:rsidP="00000000" w:rsidRDefault="00000000" w:rsidRPr="00000000" w14:paraId="0000007D">
      <w:pPr>
        <w:pStyle w:val="Heading5"/>
        <w:numPr>
          <w:ilvl w:val="0"/>
          <w:numId w:val="4"/>
        </w:numPr>
        <w:spacing w:after="0" w:afterAutospacing="0" w:before="0" w:beforeAutospacing="0"/>
        <w:ind w:left="720" w:hanging="360"/>
      </w:pPr>
      <w:bookmarkStart w:colFirst="0" w:colLast="0" w:name="_n05rkhm21alg" w:id="10"/>
      <w:bookmarkEnd w:id="10"/>
      <w:commentRangeStart w:id="20"/>
      <w:r w:rsidDel="00000000" w:rsidR="00000000" w:rsidRPr="00000000">
        <w:rPr>
          <w:rtl w:val="0"/>
        </w:rPr>
        <w:t xml:space="preserve">Warlock</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7E">
      <w:pPr>
        <w:numPr>
          <w:ilvl w:val="1"/>
          <w:numId w:val="4"/>
        </w:numPr>
        <w:ind w:left="1440" w:hanging="360"/>
      </w:pPr>
      <w:r w:rsidDel="00000000" w:rsidR="00000000" w:rsidRPr="00000000">
        <w:rPr>
          <w:rtl w:val="0"/>
        </w:rPr>
        <w:t xml:space="preserve">Clicking on them</w:t>
      </w:r>
    </w:p>
    <w:p w:rsidR="00000000" w:rsidDel="00000000" w:rsidP="00000000" w:rsidRDefault="00000000" w:rsidRPr="00000000" w14:paraId="0000007F">
      <w:pPr>
        <w:numPr>
          <w:ilvl w:val="2"/>
          <w:numId w:val="4"/>
        </w:numPr>
        <w:ind w:left="2160" w:hanging="360"/>
        <w:rPr>
          <w:u w:val="none"/>
        </w:rPr>
      </w:pPr>
      <w:r w:rsidDel="00000000" w:rsidR="00000000" w:rsidRPr="00000000">
        <w:rPr>
          <w:rtl w:val="0"/>
        </w:rPr>
        <w:t xml:space="preserve">“What would you have me do, Lord?”</w:t>
      </w:r>
    </w:p>
    <w:p w:rsidR="00000000" w:rsidDel="00000000" w:rsidP="00000000" w:rsidRDefault="00000000" w:rsidRPr="00000000" w14:paraId="00000080">
      <w:pPr>
        <w:numPr>
          <w:ilvl w:val="2"/>
          <w:numId w:val="4"/>
        </w:numPr>
        <w:ind w:left="2160" w:hanging="360"/>
        <w:rPr>
          <w:u w:val="none"/>
        </w:rPr>
      </w:pPr>
      <w:r w:rsidDel="00000000" w:rsidR="00000000" w:rsidRPr="00000000">
        <w:rPr>
          <w:rtl w:val="0"/>
        </w:rPr>
        <w:t xml:space="preserve">“My knowledge is my power.”</w:t>
      </w:r>
    </w:p>
    <w:p w:rsidR="00000000" w:rsidDel="00000000" w:rsidP="00000000" w:rsidRDefault="00000000" w:rsidRPr="00000000" w14:paraId="00000081">
      <w:pPr>
        <w:numPr>
          <w:ilvl w:val="2"/>
          <w:numId w:val="4"/>
        </w:numPr>
        <w:ind w:left="2160" w:hanging="360"/>
        <w:rPr>
          <w:u w:val="none"/>
        </w:rPr>
      </w:pPr>
      <w:r w:rsidDel="00000000" w:rsidR="00000000" w:rsidRPr="00000000">
        <w:rPr>
          <w:rtl w:val="0"/>
        </w:rPr>
        <w:t xml:space="preserve">“I believe you need my help, Lord.”</w:t>
      </w:r>
    </w:p>
    <w:p w:rsidR="00000000" w:rsidDel="00000000" w:rsidP="00000000" w:rsidRDefault="00000000" w:rsidRPr="00000000" w14:paraId="00000082">
      <w:pPr>
        <w:numPr>
          <w:ilvl w:val="1"/>
          <w:numId w:val="4"/>
        </w:numPr>
        <w:ind w:left="1440" w:hanging="360"/>
        <w:rPr>
          <w:u w:val="none"/>
        </w:rPr>
      </w:pPr>
      <w:r w:rsidDel="00000000" w:rsidR="00000000" w:rsidRPr="00000000">
        <w:rPr>
          <w:rtl w:val="0"/>
        </w:rPr>
        <w:t xml:space="preserve">Sending to attack</w:t>
      </w:r>
    </w:p>
    <w:p w:rsidR="00000000" w:rsidDel="00000000" w:rsidP="00000000" w:rsidRDefault="00000000" w:rsidRPr="00000000" w14:paraId="00000083">
      <w:pPr>
        <w:numPr>
          <w:ilvl w:val="2"/>
          <w:numId w:val="4"/>
        </w:numPr>
        <w:ind w:left="2160" w:hanging="360"/>
        <w:rPr>
          <w:u w:val="none"/>
        </w:rPr>
      </w:pPr>
      <w:r w:rsidDel="00000000" w:rsidR="00000000" w:rsidRPr="00000000">
        <w:rPr>
          <w:rtl w:val="0"/>
        </w:rPr>
        <w:t xml:space="preserve">“I’ll show them what a superior mind can do.”</w:t>
      </w:r>
    </w:p>
    <w:p w:rsidR="00000000" w:rsidDel="00000000" w:rsidP="00000000" w:rsidRDefault="00000000" w:rsidRPr="00000000" w14:paraId="00000084">
      <w:pPr>
        <w:numPr>
          <w:ilvl w:val="2"/>
          <w:numId w:val="4"/>
        </w:numPr>
        <w:ind w:left="2160" w:hanging="360"/>
        <w:rPr>
          <w:u w:val="none"/>
        </w:rPr>
      </w:pPr>
      <w:r w:rsidDel="00000000" w:rsidR="00000000" w:rsidRPr="00000000">
        <w:rPr>
          <w:rtl w:val="0"/>
        </w:rPr>
        <w:t xml:space="preserve">“Fear my power!”</w:t>
      </w:r>
    </w:p>
    <w:p w:rsidR="00000000" w:rsidDel="00000000" w:rsidP="00000000" w:rsidRDefault="00000000" w:rsidRPr="00000000" w14:paraId="00000085">
      <w:pPr>
        <w:numPr>
          <w:ilvl w:val="2"/>
          <w:numId w:val="4"/>
        </w:numPr>
        <w:ind w:left="2160" w:hanging="360"/>
        <w:rPr>
          <w:u w:val="none"/>
        </w:rPr>
      </w:pPr>
      <w:r w:rsidDel="00000000" w:rsidR="00000000" w:rsidRPr="00000000">
        <w:rPr>
          <w:rtl w:val="0"/>
        </w:rPr>
        <w:t xml:space="preserve">“You are nothing in the face of my strength!”</w:t>
      </w:r>
    </w:p>
    <w:p w:rsidR="00000000" w:rsidDel="00000000" w:rsidP="00000000" w:rsidRDefault="00000000" w:rsidRPr="00000000" w14:paraId="00000086">
      <w:pPr>
        <w:numPr>
          <w:ilvl w:val="2"/>
          <w:numId w:val="4"/>
        </w:numPr>
        <w:ind w:left="2160" w:hanging="360"/>
        <w:rPr>
          <w:u w:val="none"/>
        </w:rPr>
      </w:pPr>
      <w:r w:rsidDel="00000000" w:rsidR="00000000" w:rsidRPr="00000000">
        <w:rPr>
          <w:rtl w:val="0"/>
        </w:rPr>
        <w:t xml:space="preserve">“Cower!”</w:t>
      </w:r>
    </w:p>
    <w:p w:rsidR="00000000" w:rsidDel="00000000" w:rsidP="00000000" w:rsidRDefault="00000000" w:rsidRPr="00000000" w14:paraId="00000087">
      <w:pPr>
        <w:numPr>
          <w:ilvl w:val="1"/>
          <w:numId w:val="4"/>
        </w:numPr>
        <w:ind w:left="1440" w:hanging="360"/>
        <w:rPr>
          <w:u w:val="none"/>
        </w:rPr>
      </w:pPr>
      <w:r w:rsidDel="00000000" w:rsidR="00000000" w:rsidRPr="00000000">
        <w:rPr>
          <w:rtl w:val="0"/>
        </w:rPr>
        <w:t xml:space="preserve">Moving around</w:t>
      </w:r>
    </w:p>
    <w:p w:rsidR="00000000" w:rsidDel="00000000" w:rsidP="00000000" w:rsidRDefault="00000000" w:rsidRPr="00000000" w14:paraId="00000088">
      <w:pPr>
        <w:numPr>
          <w:ilvl w:val="2"/>
          <w:numId w:val="4"/>
        </w:numPr>
        <w:ind w:left="2160" w:hanging="360"/>
        <w:rPr>
          <w:u w:val="none"/>
        </w:rPr>
      </w:pPr>
      <w:r w:rsidDel="00000000" w:rsidR="00000000" w:rsidRPr="00000000">
        <w:rPr>
          <w:rtl w:val="0"/>
        </w:rPr>
        <w:t xml:space="preserve">“Very well, Lord.”</w:t>
      </w:r>
    </w:p>
    <w:p w:rsidR="00000000" w:rsidDel="00000000" w:rsidP="00000000" w:rsidRDefault="00000000" w:rsidRPr="00000000" w14:paraId="00000089">
      <w:pPr>
        <w:numPr>
          <w:ilvl w:val="2"/>
          <w:numId w:val="4"/>
        </w:numPr>
        <w:ind w:left="2160" w:hanging="360"/>
        <w:rPr>
          <w:u w:val="none"/>
        </w:rPr>
      </w:pPr>
      <w:r w:rsidDel="00000000" w:rsidR="00000000" w:rsidRPr="00000000">
        <w:rPr>
          <w:rtl w:val="0"/>
        </w:rPr>
        <w:t xml:space="preserve">“I’m on my way.”</w:t>
      </w:r>
    </w:p>
    <w:p w:rsidR="00000000" w:rsidDel="00000000" w:rsidP="00000000" w:rsidRDefault="00000000" w:rsidRPr="00000000" w14:paraId="0000008A">
      <w:pPr>
        <w:numPr>
          <w:ilvl w:val="2"/>
          <w:numId w:val="4"/>
        </w:numPr>
        <w:spacing w:after="0" w:afterAutospacing="0"/>
        <w:ind w:left="2160" w:hanging="360"/>
        <w:rPr>
          <w:u w:val="none"/>
        </w:rPr>
      </w:pPr>
      <w:r w:rsidDel="00000000" w:rsidR="00000000" w:rsidRPr="00000000">
        <w:rPr>
          <w:rtl w:val="0"/>
        </w:rPr>
        <w:t xml:space="preserve">“All this walking… I’m getting winded…”</w:t>
      </w:r>
    </w:p>
    <w:p w:rsidR="00000000" w:rsidDel="00000000" w:rsidP="00000000" w:rsidRDefault="00000000" w:rsidRPr="00000000" w14:paraId="0000008B">
      <w:pPr>
        <w:pStyle w:val="Heading5"/>
        <w:numPr>
          <w:ilvl w:val="0"/>
          <w:numId w:val="4"/>
        </w:numPr>
        <w:spacing w:after="0" w:afterAutospacing="0" w:before="0" w:beforeAutospacing="0"/>
        <w:ind w:left="720" w:hanging="360"/>
        <w:rPr/>
      </w:pPr>
      <w:bookmarkStart w:colFirst="0" w:colLast="0" w:name="_oyx2xujh1of5" w:id="11"/>
      <w:bookmarkEnd w:id="11"/>
      <w:commentRangeStart w:id="21"/>
      <w:r w:rsidDel="00000000" w:rsidR="00000000" w:rsidRPr="00000000">
        <w:rPr>
          <w:rtl w:val="0"/>
        </w:rPr>
        <w:t xml:space="preserve">Trebuchet</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8C">
      <w:pPr>
        <w:numPr>
          <w:ilvl w:val="1"/>
          <w:numId w:val="4"/>
        </w:numPr>
        <w:ind w:left="1440" w:hanging="360"/>
      </w:pPr>
      <w:r w:rsidDel="00000000" w:rsidR="00000000" w:rsidRPr="00000000">
        <w:rPr>
          <w:rtl w:val="0"/>
        </w:rPr>
        <w:t xml:space="preserve">Clicking on them</w:t>
      </w:r>
    </w:p>
    <w:p w:rsidR="00000000" w:rsidDel="00000000" w:rsidP="00000000" w:rsidRDefault="00000000" w:rsidRPr="00000000" w14:paraId="0000008D">
      <w:pPr>
        <w:numPr>
          <w:ilvl w:val="2"/>
          <w:numId w:val="4"/>
        </w:numPr>
        <w:ind w:left="2160" w:hanging="360"/>
        <w:rPr>
          <w:u w:val="none"/>
        </w:rPr>
      </w:pPr>
      <w:r w:rsidDel="00000000" w:rsidR="00000000" w:rsidRPr="00000000">
        <w:rPr>
          <w:rtl w:val="0"/>
        </w:rPr>
        <w:t xml:space="preserve">“Trebuchet ready!”</w:t>
      </w:r>
    </w:p>
    <w:p w:rsidR="00000000" w:rsidDel="00000000" w:rsidP="00000000" w:rsidRDefault="00000000" w:rsidRPr="00000000" w14:paraId="0000008E">
      <w:pPr>
        <w:numPr>
          <w:ilvl w:val="2"/>
          <w:numId w:val="4"/>
        </w:numPr>
        <w:ind w:left="2160" w:hanging="360"/>
        <w:rPr>
          <w:u w:val="none"/>
        </w:rPr>
      </w:pPr>
      <w:r w:rsidDel="00000000" w:rsidR="00000000" w:rsidRPr="00000000">
        <w:rPr>
          <w:rtl w:val="0"/>
        </w:rPr>
        <w:t xml:space="preserve">“Ready to fire!”</w:t>
      </w:r>
    </w:p>
    <w:p w:rsidR="00000000" w:rsidDel="00000000" w:rsidP="00000000" w:rsidRDefault="00000000" w:rsidRPr="00000000" w14:paraId="0000008F">
      <w:pPr>
        <w:numPr>
          <w:ilvl w:val="2"/>
          <w:numId w:val="4"/>
        </w:numPr>
        <w:ind w:left="2160" w:hanging="360"/>
        <w:rPr>
          <w:u w:val="none"/>
        </w:rPr>
      </w:pPr>
      <w:r w:rsidDel="00000000" w:rsidR="00000000" w:rsidRPr="00000000">
        <w:rPr>
          <w:rtl w:val="0"/>
        </w:rPr>
        <w:t xml:space="preserve">“The trebuchet is loaded, Lord!”</w:t>
      </w:r>
    </w:p>
    <w:p w:rsidR="00000000" w:rsidDel="00000000" w:rsidP="00000000" w:rsidRDefault="00000000" w:rsidRPr="00000000" w14:paraId="00000090">
      <w:pPr>
        <w:numPr>
          <w:ilvl w:val="1"/>
          <w:numId w:val="4"/>
        </w:numPr>
        <w:ind w:left="1440" w:hanging="360"/>
        <w:rPr>
          <w:u w:val="none"/>
        </w:rPr>
      </w:pPr>
      <w:r w:rsidDel="00000000" w:rsidR="00000000" w:rsidRPr="00000000">
        <w:rPr>
          <w:rtl w:val="0"/>
        </w:rPr>
        <w:t xml:space="preserve">Attacking</w:t>
      </w:r>
    </w:p>
    <w:p w:rsidR="00000000" w:rsidDel="00000000" w:rsidP="00000000" w:rsidRDefault="00000000" w:rsidRPr="00000000" w14:paraId="00000091">
      <w:pPr>
        <w:numPr>
          <w:ilvl w:val="2"/>
          <w:numId w:val="4"/>
        </w:numPr>
        <w:ind w:left="2160" w:hanging="360"/>
        <w:rPr>
          <w:u w:val="none"/>
        </w:rPr>
      </w:pPr>
      <w:r w:rsidDel="00000000" w:rsidR="00000000" w:rsidRPr="00000000">
        <w:rPr>
          <w:rtl w:val="0"/>
        </w:rPr>
        <w:t xml:space="preserve">“FIRE!”</w:t>
      </w:r>
    </w:p>
    <w:p w:rsidR="00000000" w:rsidDel="00000000" w:rsidP="00000000" w:rsidRDefault="00000000" w:rsidRPr="00000000" w14:paraId="00000092">
      <w:pPr>
        <w:numPr>
          <w:ilvl w:val="2"/>
          <w:numId w:val="4"/>
        </w:numPr>
        <w:ind w:left="2160" w:hanging="360"/>
        <w:rPr>
          <w:u w:val="none"/>
        </w:rPr>
      </w:pPr>
      <w:r w:rsidDel="00000000" w:rsidR="00000000" w:rsidRPr="00000000">
        <w:rPr>
          <w:rtl w:val="0"/>
        </w:rPr>
        <w:t xml:space="preserve">“Bring them down!”</w:t>
      </w:r>
    </w:p>
    <w:p w:rsidR="00000000" w:rsidDel="00000000" w:rsidP="00000000" w:rsidRDefault="00000000" w:rsidRPr="00000000" w14:paraId="00000093">
      <w:pPr>
        <w:numPr>
          <w:ilvl w:val="2"/>
          <w:numId w:val="4"/>
        </w:numPr>
        <w:ind w:left="2160" w:hanging="360"/>
        <w:rPr>
          <w:u w:val="none"/>
        </w:rPr>
      </w:pPr>
      <w:r w:rsidDel="00000000" w:rsidR="00000000" w:rsidRPr="00000000">
        <w:rPr>
          <w:rtl w:val="0"/>
        </w:rPr>
        <w:t xml:space="preserve">“Crush them!”</w:t>
      </w:r>
    </w:p>
    <w:p w:rsidR="00000000" w:rsidDel="00000000" w:rsidP="00000000" w:rsidRDefault="00000000" w:rsidRPr="00000000" w14:paraId="00000094">
      <w:pPr>
        <w:numPr>
          <w:ilvl w:val="2"/>
          <w:numId w:val="4"/>
        </w:numPr>
        <w:ind w:left="2160" w:hanging="360"/>
        <w:rPr>
          <w:u w:val="none"/>
        </w:rPr>
      </w:pPr>
      <w:r w:rsidDel="00000000" w:rsidR="00000000" w:rsidRPr="00000000">
        <w:rPr>
          <w:rtl w:val="0"/>
        </w:rPr>
        <w:t xml:space="preserve">“Don’t leave anything standing!”</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pStyle w:val="Heading3"/>
        <w:rPr/>
      </w:pPr>
      <w:bookmarkStart w:colFirst="0" w:colLast="0" w:name="_ivzqz15l35zq" w:id="12"/>
      <w:bookmarkEnd w:id="12"/>
      <w:commentRangeStart w:id="22"/>
      <w:commentRangeStart w:id="23"/>
      <w:r w:rsidDel="00000000" w:rsidR="00000000" w:rsidRPr="00000000">
        <w:rPr>
          <w:rtl w:val="0"/>
        </w:rPr>
        <w:t xml:space="preserve">Potential Rough Plot Outline?</w:t>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Tutorial level, invasion by the Odibilia</w:t>
      </w:r>
    </w:p>
    <w:p w:rsidR="00000000" w:rsidDel="00000000" w:rsidP="00000000" w:rsidRDefault="00000000" w:rsidRPr="00000000" w14:paraId="00000098">
      <w:pPr>
        <w:numPr>
          <w:ilvl w:val="1"/>
          <w:numId w:val="2"/>
        </w:numPr>
        <w:ind w:left="1440" w:hanging="360"/>
      </w:pPr>
      <w:r w:rsidDel="00000000" w:rsidR="00000000" w:rsidRPr="00000000">
        <w:rPr>
          <w:rtl w:val="0"/>
        </w:rPr>
        <w:t xml:space="preserve">Initial invasion is repelled</w:t>
      </w:r>
    </w:p>
    <w:p w:rsidR="00000000" w:rsidDel="00000000" w:rsidP="00000000" w:rsidRDefault="00000000" w:rsidRPr="00000000" w14:paraId="00000099">
      <w:pPr>
        <w:numPr>
          <w:ilvl w:val="0"/>
          <w:numId w:val="2"/>
        </w:numPr>
        <w:ind w:left="720" w:hanging="360"/>
        <w:rPr>
          <w:u w:val="none"/>
        </w:rPr>
      </w:pPr>
      <w:r w:rsidDel="00000000" w:rsidR="00000000" w:rsidRPr="00000000">
        <w:rPr>
          <w:rtl w:val="0"/>
        </w:rPr>
        <w:t xml:space="preserve">Meet with the Illustrata, learn of the plan to create new Caelium</w:t>
      </w:r>
    </w:p>
    <w:p w:rsidR="00000000" w:rsidDel="00000000" w:rsidP="00000000" w:rsidRDefault="00000000" w:rsidRPr="00000000" w14:paraId="0000009A">
      <w:pPr>
        <w:numPr>
          <w:ilvl w:val="1"/>
          <w:numId w:val="2"/>
        </w:numPr>
        <w:ind w:left="1440" w:hanging="360"/>
        <w:rPr>
          <w:u w:val="none"/>
        </w:rPr>
      </w:pPr>
      <w:r w:rsidDel="00000000" w:rsidR="00000000" w:rsidRPr="00000000">
        <w:rPr>
          <w:rtl w:val="0"/>
        </w:rPr>
        <w:t xml:space="preserve">Odibilia attack, level 1</w:t>
      </w:r>
    </w:p>
    <w:p w:rsidR="00000000" w:rsidDel="00000000" w:rsidP="00000000" w:rsidRDefault="00000000" w:rsidRPr="00000000" w14:paraId="0000009B">
      <w:pPr>
        <w:numPr>
          <w:ilvl w:val="0"/>
          <w:numId w:val="2"/>
        </w:numPr>
        <w:ind w:left="720" w:hanging="360"/>
        <w:rPr>
          <w:u w:val="none"/>
        </w:rPr>
      </w:pPr>
      <w:r w:rsidDel="00000000" w:rsidR="00000000" w:rsidRPr="00000000">
        <w:rPr>
          <w:rtl w:val="0"/>
        </w:rPr>
        <w:t xml:space="preserve">Attack is repelled, Ally with the Electa</w:t>
      </w:r>
    </w:p>
    <w:p w:rsidR="00000000" w:rsidDel="00000000" w:rsidP="00000000" w:rsidRDefault="00000000" w:rsidRPr="00000000" w14:paraId="0000009C">
      <w:pPr>
        <w:numPr>
          <w:ilvl w:val="1"/>
          <w:numId w:val="2"/>
        </w:numPr>
        <w:ind w:left="1440" w:hanging="360"/>
        <w:rPr>
          <w:u w:val="none"/>
        </w:rPr>
      </w:pPr>
      <w:r w:rsidDel="00000000" w:rsidR="00000000" w:rsidRPr="00000000">
        <w:rPr>
          <w:rtl w:val="0"/>
        </w:rPr>
        <w:t xml:space="preserve">Attack an Odibilia camp on a small insula, level 2</w:t>
      </w:r>
    </w:p>
    <w:p w:rsidR="00000000" w:rsidDel="00000000" w:rsidP="00000000" w:rsidRDefault="00000000" w:rsidRPr="00000000" w14:paraId="0000009D">
      <w:pPr>
        <w:numPr>
          <w:ilvl w:val="1"/>
          <w:numId w:val="2"/>
        </w:numPr>
        <w:ind w:left="1440" w:hanging="360"/>
        <w:rPr>
          <w:u w:val="none"/>
        </w:rPr>
      </w:pPr>
      <w:r w:rsidDel="00000000" w:rsidR="00000000" w:rsidRPr="00000000">
        <w:rPr>
          <w:rtl w:val="0"/>
        </w:rPr>
        <w:t xml:space="preserve">The Odibilia’s insula is overrun, camp belongs to our side now</w:t>
      </w:r>
    </w:p>
    <w:p w:rsidR="00000000" w:rsidDel="00000000" w:rsidP="00000000" w:rsidRDefault="00000000" w:rsidRPr="00000000" w14:paraId="0000009E">
      <w:pPr>
        <w:numPr>
          <w:ilvl w:val="0"/>
          <w:numId w:val="2"/>
        </w:numPr>
        <w:ind w:left="720" w:hanging="360"/>
        <w:rPr>
          <w:u w:val="none"/>
        </w:rPr>
      </w:pPr>
      <w:r w:rsidDel="00000000" w:rsidR="00000000" w:rsidRPr="00000000">
        <w:rPr>
          <w:rtl w:val="0"/>
        </w:rPr>
        <w:t xml:space="preserve">Frigora attack the camp, level 3</w:t>
      </w:r>
    </w:p>
    <w:p w:rsidR="00000000" w:rsidDel="00000000" w:rsidP="00000000" w:rsidRDefault="00000000" w:rsidRPr="00000000" w14:paraId="0000009F">
      <w:pPr>
        <w:numPr>
          <w:ilvl w:val="1"/>
          <w:numId w:val="2"/>
        </w:numPr>
        <w:ind w:left="1440" w:hanging="360"/>
        <w:rPr>
          <w:u w:val="none"/>
        </w:rPr>
      </w:pPr>
      <w:r w:rsidDel="00000000" w:rsidR="00000000" w:rsidRPr="00000000">
        <w:rPr>
          <w:rtl w:val="0"/>
        </w:rPr>
        <w:t xml:space="preserve">Frigora are repelled</w:t>
      </w:r>
    </w:p>
    <w:p w:rsidR="00000000" w:rsidDel="00000000" w:rsidP="00000000" w:rsidRDefault="00000000" w:rsidRPr="00000000" w14:paraId="000000A0">
      <w:pPr>
        <w:numPr>
          <w:ilvl w:val="0"/>
          <w:numId w:val="2"/>
        </w:numPr>
        <w:ind w:left="720" w:hanging="360"/>
        <w:rPr>
          <w:u w:val="none"/>
        </w:rPr>
      </w:pPr>
      <w:r w:rsidDel="00000000" w:rsidR="00000000" w:rsidRPr="00000000">
        <w:rPr>
          <w:rtl w:val="0"/>
        </w:rPr>
        <w:t xml:space="preserve">Odibilia attack the Illustrata again, level 4</w:t>
      </w:r>
    </w:p>
    <w:p w:rsidR="00000000" w:rsidDel="00000000" w:rsidP="00000000" w:rsidRDefault="00000000" w:rsidRPr="00000000" w14:paraId="000000A1">
      <w:pPr>
        <w:numPr>
          <w:ilvl w:val="1"/>
          <w:numId w:val="2"/>
        </w:numPr>
        <w:ind w:left="1440" w:hanging="360"/>
        <w:rPr>
          <w:u w:val="none"/>
        </w:rPr>
      </w:pPr>
      <w:r w:rsidDel="00000000" w:rsidR="00000000" w:rsidRPr="00000000">
        <w:rPr>
          <w:rtl w:val="0"/>
        </w:rPr>
        <w:t xml:space="preserve">The Illustrata are nearly destroyed, but the Frigora come in to their rescue</w:t>
      </w:r>
    </w:p>
    <w:p w:rsidR="00000000" w:rsidDel="00000000" w:rsidP="00000000" w:rsidRDefault="00000000" w:rsidRPr="00000000" w14:paraId="000000A2">
      <w:pPr>
        <w:numPr>
          <w:ilvl w:val="1"/>
          <w:numId w:val="2"/>
        </w:numPr>
        <w:ind w:left="1440" w:hanging="360"/>
        <w:rPr>
          <w:u w:val="none"/>
        </w:rPr>
      </w:pPr>
      <w:r w:rsidDel="00000000" w:rsidR="00000000" w:rsidRPr="00000000">
        <w:rPr>
          <w:rtl w:val="0"/>
        </w:rPr>
        <w:t xml:space="preserve">Frigora are now allies</w:t>
      </w:r>
    </w:p>
    <w:p w:rsidR="00000000" w:rsidDel="00000000" w:rsidP="00000000" w:rsidRDefault="00000000" w:rsidRPr="00000000" w14:paraId="000000A3">
      <w:pPr>
        <w:numPr>
          <w:ilvl w:val="0"/>
          <w:numId w:val="2"/>
        </w:numPr>
        <w:ind w:left="720" w:hanging="360"/>
        <w:rPr>
          <w:u w:val="none"/>
        </w:rPr>
      </w:pPr>
      <w:r w:rsidDel="00000000" w:rsidR="00000000" w:rsidRPr="00000000">
        <w:rPr>
          <w:rtl w:val="0"/>
        </w:rPr>
        <w:t xml:space="preserve">Final invasion of the Odibilia, final level</w:t>
      </w:r>
    </w:p>
    <w:p w:rsidR="00000000" w:rsidDel="00000000" w:rsidP="00000000" w:rsidRDefault="00000000" w:rsidRPr="00000000" w14:paraId="000000A4">
      <w:pPr>
        <w:numPr>
          <w:ilvl w:val="1"/>
          <w:numId w:val="2"/>
        </w:numPr>
        <w:ind w:left="1440" w:hanging="360"/>
        <w:rPr>
          <w:u w:val="none"/>
        </w:rPr>
      </w:pPr>
      <w:r w:rsidDel="00000000" w:rsidR="00000000" w:rsidRPr="00000000">
        <w:rPr>
          <w:rtl w:val="0"/>
        </w:rPr>
        <w:t xml:space="preserve">All 3 forces combine</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A5">
      <w:pPr>
        <w:numPr>
          <w:ilvl w:val="1"/>
          <w:numId w:val="2"/>
        </w:numPr>
        <w:ind w:left="1440" w:hanging="360"/>
        <w:rPr>
          <w:u w:val="none"/>
        </w:rPr>
      </w:pPr>
      <w:r w:rsidDel="00000000" w:rsidR="00000000" w:rsidRPr="00000000">
        <w:rPr>
          <w:rtl w:val="0"/>
        </w:rPr>
        <w:t xml:space="preserve">Odibilia are defeated once and for all</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pStyle w:val="Heading3"/>
        <w:rPr/>
      </w:pPr>
      <w:bookmarkStart w:colFirst="0" w:colLast="0" w:name="_1recnae18f9" w:id="13"/>
      <w:bookmarkEnd w:id="13"/>
      <w:r w:rsidDel="00000000" w:rsidR="00000000" w:rsidRPr="00000000">
        <w:rPr>
          <w:rtl w:val="0"/>
        </w:rPr>
        <w:t xml:space="preserve">Caelium Description</w:t>
      </w:r>
    </w:p>
    <w:p w:rsidR="00000000" w:rsidDel="00000000" w:rsidP="00000000" w:rsidRDefault="00000000" w:rsidRPr="00000000" w14:paraId="000000A9">
      <w:pPr>
        <w:rPr/>
      </w:pPr>
      <w:commentRangeStart w:id="24"/>
      <w:commentRangeStart w:id="25"/>
      <w:commentRangeStart w:id="26"/>
      <w:r w:rsidDel="00000000" w:rsidR="00000000" w:rsidRPr="00000000">
        <w:rPr>
          <w:rtl w:val="0"/>
        </w:rPr>
        <w:t xml:space="preserve">Caelium is a potent crystal that grows deep in the earth underneath every Insula. The existence of the crystal was first discovered by the Electa, who used it to harness powerful magical energy. When melted down into mana and physically consumed, the magical essence of the Caelium infuses into the user’s every pore, allowing them to manifest it as physical energy. Most warlocks simply use this energy as a weapon, firing beams of light from their fingertips, though magic users have also thrived in the construction industry, where the energy is used to manipulate heavy objects and demolish old buildings, and any child in Fissura can tell you about the magnificent fireworks shows the warlocks are known to hold. When allowed to rest in the earth, Caelium also works to hold the Insulae in the air, preventing them from falling into the abyss below. Special care must always be taken by Caelium miners to ensure not too much of the crystal is extracted at a time. Ordinarily, the crystal naturally reproduces, duplicating itself across the cavern walls sporadically. However, new Caelium deposits have not been seen for months now, and concern is starting to spread that we may be running out of the crystal. If that’s true, it means that our people don’t have long before all the Insulae in Fissura plummets into the abyss.</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na Anzaldo" w:id="15" w:date="2026-03-08T19:41:57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Direction for Voice Actor: Villagers are scared, don't want to fight, and just want to be home with their families. They should sound kind of timid</w:t>
      </w:r>
    </w:p>
  </w:comment>
  <w:comment w:author="Luna Anzaldo" w:id="14" w:date="2026-03-08T18:35:20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from the Caelium War, this is referring to the period of time (maybe about six months) when it was first discovered that Caelium stopped growing, and the nations first started to turn on each other</w:t>
      </w:r>
    </w:p>
  </w:comment>
  <w:comment w:author="Luna Anzaldo" w:id="2" w:date="2026-02-28T22:40:00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 for the islands</w:t>
      </w:r>
    </w:p>
  </w:comment>
  <w:comment w:author="Luna Anzaldo" w:id="7" w:date="2026-02-28T02:04:39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Latin for "Illuminated"</w:t>
      </w:r>
    </w:p>
  </w:comment>
  <w:comment w:author="Luna Anzaldo" w:id="4" w:date="2026-02-28T22:27:09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Latin for "Fishy"</w:t>
      </w:r>
    </w:p>
  </w:comment>
  <w:comment w:author="Alexander Mount" w:id="0" w:date="2026-02-28T23:29:45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some reason this makes me think of underground islands moreso than floating islands. But that is possibly just my weird brain lol</w:t>
      </w:r>
    </w:p>
  </w:comment>
  <w:comment w:author="Luna Anzaldo" w:id="16" w:date="2026-03-08T19:43:11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Direction for Voice Actor: Couriers are just employees of local businesses, being paid by their bosses to fight in this war. They should sound a little short, like they don't really want to be here, but still ready to do their job.</w:t>
      </w:r>
    </w:p>
  </w:comment>
  <w:comment w:author="Luna Anzaldo" w:id="20" w:date="2026-03-08T19:57:34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Direction for Voice Actor: A little smug, like they think they're smarter than everyone else.</w:t>
      </w:r>
    </w:p>
  </w:comment>
  <w:comment w:author="Luna Anzaldo" w:id="13" w:date="2026-03-08T17:47:05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in-game, read as "all"</w:t>
      </w:r>
    </w:p>
  </w:comment>
  <w:comment w:author="Alexander Mount" w:id="24" w:date="2026-02-28T23:27:42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thinking we should have the Caelium slowly regenerate if not mined too far or that this no longer happens at all?</w:t>
      </w:r>
    </w:p>
  </w:comment>
  <w:comment w:author="Luna Anzaldo" w:id="25" w:date="2026-03-01T01:48:32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lore this no longer happens at all by the time gameplay takes place, I mentioned the regeneration of Caelium just for worldbuilding</w:t>
      </w:r>
    </w:p>
  </w:comment>
  <w:comment w:author="Alexander Mount" w:id="26" w:date="2026-03-07T05:08:20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 also makes it so we don't need to code that so I'm happy haha</w:t>
      </w:r>
    </w:p>
  </w:comment>
  <w:comment w:author="Luna Anzaldo" w:id="21" w:date="2026-03-08T19:55:25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Direction for Voice Actor: Same thing as the Soldiers, shouting every line, generic soldier stuff</w:t>
      </w:r>
    </w:p>
  </w:comment>
  <w:comment w:author="Alexander Mount" w:id="22" w:date="2026-02-28T23:16:05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6 month project, I only anticipated one level to be completely honest. I love the story and the lore this brings though. This scope would be closer to a full campaign release (in my opinion). We can always have a stretch goal for more missions, but that is a pretty large stretch.</w:t>
      </w:r>
    </w:p>
  </w:comment>
  <w:comment w:author="Luna Anzaldo" w:id="5" w:date="2026-02-28T02:15:16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Latin for "Winged"</w:t>
      </w:r>
    </w:p>
  </w:comment>
  <w:comment w:author="Luna Anzaldo" w:id="6" w:date="2026-02-28T02:44:33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Borrowing this term from Jon Anderson's album "Olias of Sunhillow", maybe will change later</w:t>
      </w:r>
    </w:p>
  </w:comment>
  <w:comment w:author="Luna Anzaldo" w:id="12" w:date="2026-03-08T19:15:51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my explanation for why so much of the villager dialogue is them complaining lol</w:t>
      </w:r>
    </w:p>
  </w:comment>
  <w:comment w:author="Luna Anzaldo" w:id="19" w:date="2026-03-08T19:52:52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Direction for Voice Actor: Kind of similar to the Archers, just not as soft spoken.</w:t>
      </w:r>
    </w:p>
  </w:comment>
  <w:comment w:author="Luna Anzaldo" w:id="8" w:date="2026-02-28T02:09:30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Latin for "Chosen"</w:t>
      </w:r>
    </w:p>
  </w:comment>
  <w:comment w:author="Luna Anzaldo" w:id="23" w:date="2026-02-28T22:49:43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didn't know how many levels were planned, so all of this can be changed if needed</w:t>
      </w:r>
    </w:p>
  </w:comment>
  <w:comment w:author="Luna Anzaldo" w:id="9" w:date="2026-02-28T02:07:41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Latin for "Cold"</w:t>
      </w:r>
    </w:p>
  </w:comment>
  <w:comment w:author="Luna Anzaldo" w:id="11" w:date="2026-03-08T17:43:55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prevent accidental collisions between Insulae (as happened to the people of Inhabilia in 4 AJ), the people of Fissura use Sunhillows, large winged boats, to travel from one Insula to another.</w:t>
      </w:r>
    </w:p>
  </w:comment>
  <w:comment w:author="Luna Anzaldo" w:id="1" w:date="2026-02-28T02:35:03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Latin for "Rural", "Rustic", "Of the land"</w:t>
      </w:r>
    </w:p>
  </w:comment>
  <w:comment w:author="Luna Anzaldo" w:id="10" w:date="2026-03-08T17:35:24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Regnum means "Kingdom", in lore it's the main Insula for Agrestia</w:t>
      </w:r>
    </w:p>
  </w:comment>
  <w:comment w:author="Luna Anzaldo" w:id="17" w:date="2026-03-08T19:45:07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Direction for Voice Actor: The soldiers pretty much shout every line. Pretty generic sounding soldiers</w:t>
      </w:r>
    </w:p>
  </w:comment>
  <w:comment w:author="Luna Anzaldo" w:id="18" w:date="2026-03-08T19:45:42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Direction for Voice Actor: Archers are a little bit smarter than the soldiers. They speak calmly and softly.</w:t>
      </w:r>
    </w:p>
  </w:comment>
  <w:comment w:author="Luna Anzaldo" w:id="3" w:date="2026-02-28T02:17:35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Latin for "Hateful"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